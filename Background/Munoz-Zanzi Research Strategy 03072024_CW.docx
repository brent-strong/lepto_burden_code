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CB35A" w14:textId="2F2726AC" w:rsidR="009B6E9D" w:rsidRDefault="009B6E9D" w:rsidP="00BC54C7">
      <w:pPr>
        <w:pStyle w:val="ListParagraph"/>
        <w:numPr>
          <w:ilvl w:val="0"/>
          <w:numId w:val="20"/>
        </w:numPr>
        <w:spacing w:after="0" w:line="240" w:lineRule="auto"/>
        <w:rPr>
          <w:rFonts w:ascii="Arial" w:hAnsi="Arial" w:cs="Arial"/>
          <w:b/>
        </w:rPr>
      </w:pPr>
      <w:r w:rsidRPr="00BC54C7">
        <w:rPr>
          <w:rFonts w:ascii="Arial" w:hAnsi="Arial" w:cs="Arial"/>
          <w:b/>
        </w:rPr>
        <w:t>S</w:t>
      </w:r>
      <w:r w:rsidR="0076799A" w:rsidRPr="00BC54C7">
        <w:rPr>
          <w:rFonts w:ascii="Arial" w:hAnsi="Arial" w:cs="Arial"/>
          <w:b/>
        </w:rPr>
        <w:t>IGNIFICANCE</w:t>
      </w:r>
    </w:p>
    <w:p w14:paraId="569CE83A" w14:textId="77777777" w:rsidR="00BC54C7" w:rsidRPr="00BC54C7" w:rsidRDefault="00BC54C7" w:rsidP="00BC54C7">
      <w:pPr>
        <w:pStyle w:val="ListParagraph"/>
        <w:spacing w:after="0" w:line="240" w:lineRule="auto"/>
        <w:ind w:left="420"/>
        <w:rPr>
          <w:rFonts w:ascii="Arial" w:hAnsi="Arial" w:cs="Arial"/>
          <w:b/>
        </w:rPr>
      </w:pPr>
    </w:p>
    <w:p w14:paraId="3941994A" w14:textId="0FB7A1B4" w:rsidR="00AC2832" w:rsidRDefault="0076799A" w:rsidP="00AC2832">
      <w:pPr>
        <w:spacing w:line="240" w:lineRule="auto"/>
        <w:rPr>
          <w:rFonts w:ascii="Times New Roman" w:hAnsi="Times New Roman" w:cs="Times New Roman"/>
          <w:sz w:val="24"/>
          <w:szCs w:val="24"/>
        </w:rPr>
      </w:pPr>
      <w:r w:rsidRPr="0076799A">
        <w:rPr>
          <w:rFonts w:ascii="Arial" w:eastAsia="WenQuanYi Micro Hei" w:hAnsi="Arial" w:cs="Arial"/>
          <w:b/>
          <w:bCs/>
        </w:rPr>
        <w:t>Leptospirosis is a frequent but under-</w:t>
      </w:r>
      <w:r>
        <w:rPr>
          <w:rFonts w:ascii="Arial" w:eastAsia="WenQuanYi Micro Hei" w:hAnsi="Arial" w:cs="Arial"/>
          <w:b/>
          <w:bCs/>
        </w:rPr>
        <w:t xml:space="preserve">recognized </w:t>
      </w:r>
      <w:r w:rsidRPr="0076799A">
        <w:rPr>
          <w:rFonts w:ascii="Arial" w:eastAsia="WenQuanYi Micro Hei" w:hAnsi="Arial" w:cs="Arial"/>
          <w:b/>
          <w:bCs/>
        </w:rPr>
        <w:t>public health problem</w:t>
      </w:r>
      <w:r>
        <w:rPr>
          <w:rFonts w:ascii="Arial" w:eastAsia="WenQuanYi Micro Hei" w:hAnsi="Arial" w:cs="Arial"/>
          <w:b/>
          <w:bCs/>
        </w:rPr>
        <w:t xml:space="preserve"> in </w:t>
      </w:r>
      <w:commentRangeStart w:id="0"/>
      <w:r>
        <w:rPr>
          <w:rFonts w:ascii="Arial" w:eastAsia="WenQuanYi Micro Hei" w:hAnsi="Arial" w:cs="Arial"/>
          <w:b/>
          <w:bCs/>
        </w:rPr>
        <w:t>Puerto</w:t>
      </w:r>
      <w:commentRangeEnd w:id="0"/>
      <w:r w:rsidR="002B5BCB">
        <w:rPr>
          <w:rStyle w:val="CommentReference"/>
        </w:rPr>
        <w:commentReference w:id="0"/>
      </w:r>
      <w:r>
        <w:rPr>
          <w:rFonts w:ascii="Arial" w:eastAsia="WenQuanYi Micro Hei" w:hAnsi="Arial" w:cs="Arial"/>
          <w:b/>
          <w:bCs/>
        </w:rPr>
        <w:t xml:space="preserve"> Rico</w:t>
      </w:r>
      <w:r>
        <w:rPr>
          <w:rFonts w:ascii="Arial" w:eastAsia="WenQuanYi Micro Hei" w:hAnsi="Arial" w:cs="Arial"/>
        </w:rPr>
        <w:t xml:space="preserve">. </w:t>
      </w:r>
      <w:bookmarkStart w:id="1" w:name="_Hlk137289429"/>
      <w:r w:rsidR="00F80642" w:rsidRPr="00F80642">
        <w:rPr>
          <w:rFonts w:ascii="Arial" w:hAnsi="Arial" w:cs="Arial"/>
        </w:rPr>
        <w:t xml:space="preserve">Leptospirosis is a </w:t>
      </w:r>
      <w:r w:rsidR="00F80642">
        <w:rPr>
          <w:rFonts w:ascii="Arial" w:hAnsi="Arial" w:cs="Arial"/>
        </w:rPr>
        <w:t xml:space="preserve">bacterial </w:t>
      </w:r>
      <w:r w:rsidR="00F80642" w:rsidRPr="00F80642">
        <w:rPr>
          <w:rFonts w:ascii="Arial" w:hAnsi="Arial" w:cs="Arial"/>
        </w:rPr>
        <w:t xml:space="preserve">zoonotic disease of worldwide distribution caused by pathogenic </w:t>
      </w:r>
      <w:r w:rsidR="00F80642" w:rsidRPr="00F80642">
        <w:rPr>
          <w:rFonts w:ascii="Arial" w:hAnsi="Arial" w:cs="Arial"/>
          <w:i/>
        </w:rPr>
        <w:t>Leptospira</w:t>
      </w:r>
      <w:r w:rsidR="00F80642" w:rsidRPr="00F80642">
        <w:rPr>
          <w:rFonts w:ascii="Arial" w:hAnsi="Arial" w:cs="Arial"/>
        </w:rPr>
        <w:t xml:space="preserve">. A World Health Organization (WHO) task force estimated at least one million clinical cases and 58,900 deaths </w:t>
      </w:r>
      <w:r w:rsidR="00A4089F">
        <w:rPr>
          <w:rFonts w:ascii="Arial" w:hAnsi="Arial" w:cs="Arial"/>
        </w:rPr>
        <w:t xml:space="preserve">occur </w:t>
      </w:r>
      <w:r w:rsidR="00F80642" w:rsidRPr="00F80642">
        <w:rPr>
          <w:rFonts w:ascii="Arial" w:hAnsi="Arial" w:cs="Arial"/>
        </w:rPr>
        <w:t>annually worldwide, corresponding to 2.9 million disability adjusted life years lost annually</w:t>
      </w:r>
      <w:bookmarkEnd w:id="1"/>
      <w:r w:rsidR="004E3DFB">
        <w:rPr>
          <w:rFonts w:ascii="Arial" w:hAnsi="Arial" w:cs="Arial"/>
        </w:rPr>
        <w:t xml:space="preserve"> </w:t>
      </w:r>
      <w:r w:rsidR="00F80642" w:rsidRPr="00F80642">
        <w:rPr>
          <w:rFonts w:ascii="Arial" w:hAnsi="Arial" w:cs="Arial"/>
        </w:rPr>
        <w:fldChar w:fldCharType="begin"/>
      </w:r>
      <w:r w:rsidR="00F80642" w:rsidRPr="00F80642">
        <w:rPr>
          <w:rFonts w:ascii="Arial" w:hAnsi="Arial" w:cs="Arial"/>
        </w:rPr>
        <w:instrText xml:space="preserve"> ADDIN EN.CITE &lt;EndNote&gt;&lt;Cite&gt;&lt;Author&gt;Costa&lt;/Author&gt;&lt;Year&gt;2015&lt;/Year&gt;&lt;RecNum&gt;1208&lt;/RecNum&gt;&lt;DisplayText&gt;[1]&lt;/DisplayText&gt;&lt;record&gt;&lt;rec-number&gt;1208&lt;/rec-number&gt;&lt;foreign-keys&gt;&lt;key app="EN" db-id="dvpw0092of9z03e5tfq5e29vppreazxpwrt2" timestamp="1491240507"&gt;1208&lt;/key&gt;&lt;/foreign-keys&gt;&lt;ref-type name="Journal Article"&gt;17&lt;/ref-type&gt;&lt;contributors&gt;&lt;authors&gt;&lt;author&gt;Costa, F.&lt;/author&gt;&lt;author&gt;Hagan, J. E.&lt;/author&gt;&lt;author&gt;Calcagno, J.&lt;/author&gt;&lt;author&gt;Kane, M.&lt;/author&gt;&lt;author&gt;Torgerson, P.&lt;/author&gt;&lt;author&gt;Martinez-Silveira, M. S.&lt;/author&gt;&lt;author&gt;Stein, C.&lt;/author&gt;&lt;author&gt;Abela-Ridder, B.&lt;/author&gt;&lt;author&gt;Ko, A. I.&lt;/author&gt;&lt;/authors&gt;&lt;/contributors&gt;&lt;titles&gt;&lt;title&gt;Global morbidity and mortality of leptospirosis: A systematic review&lt;/title&gt;&lt;secondary-title&gt;PLoS Negl Trop Dis&lt;/secondary-title&gt;&lt;/titles&gt;&lt;periodical&gt;&lt;full-title&gt;PLoS Negl Trop Dis&lt;/full-title&gt;&lt;/periodical&gt;&lt;pages&gt;e0003898&lt;/pages&gt;&lt;volume&gt;9&lt;/volume&gt;&lt;number&gt;9&lt;/number&gt;&lt;edition&gt;2015/09/17&lt;/edition&gt;&lt;keywords&gt;&lt;keyword&gt;Age Factors&lt;/keyword&gt;&lt;keyword&gt;Animals&lt;/keyword&gt;&lt;keyword&gt;Global Health&lt;/keyword&gt;&lt;keyword&gt;Humans&lt;/keyword&gt;&lt;keyword&gt;Incidence&lt;/keyword&gt;&lt;keyword&gt;Leptospirosis&lt;/keyword&gt;&lt;keyword&gt;Mortality&lt;/keyword&gt;&lt;keyword&gt;Neglected Diseases&lt;/keyword&gt;&lt;keyword&gt;Sex Factors&lt;/keyword&gt;&lt;keyword&gt;Survival Analysis&lt;/keyword&gt;&lt;keyword&gt;Zoonoses&lt;/keyword&gt;&lt;/keywords&gt;&lt;dates&gt;&lt;year&gt;2015&lt;/year&gt;&lt;/dates&gt;&lt;isbn&gt;1935-2735&lt;/isbn&gt;&lt;accession-num&gt;26379143&lt;/accession-num&gt;&lt;urls&gt;&lt;related-urls&gt;&lt;url&gt;&lt;style face="underline" font="default" size="100%"&gt;https://www.ncbi.nlm.nih.gov/pubmed/26379143&lt;/style&gt;&lt;/url&gt;&lt;/related-urls&gt;&lt;/urls&gt;&lt;custom2&gt;PMC4574773&lt;/custom2&gt;&lt;electronic-resource-num&gt;10.1371/journal.pntd.0003898&lt;/electronic-resource-num&gt;&lt;language&gt;eng&lt;/language&gt;&lt;/record&gt;&lt;/Cite&gt;&lt;/EndNote&gt;</w:instrText>
      </w:r>
      <w:r w:rsidR="00F80642" w:rsidRPr="00F80642">
        <w:rPr>
          <w:rFonts w:ascii="Arial" w:hAnsi="Arial" w:cs="Arial"/>
        </w:rPr>
        <w:fldChar w:fldCharType="separate"/>
      </w:r>
      <w:r w:rsidR="00F80642" w:rsidRPr="00F80642">
        <w:rPr>
          <w:rFonts w:ascii="Arial" w:hAnsi="Arial" w:cs="Arial"/>
          <w:noProof/>
        </w:rPr>
        <w:t>[1]</w:t>
      </w:r>
      <w:r w:rsidR="00F80642" w:rsidRPr="00F80642">
        <w:rPr>
          <w:rFonts w:ascii="Arial" w:hAnsi="Arial" w:cs="Arial"/>
        </w:rPr>
        <w:fldChar w:fldCharType="end"/>
      </w:r>
      <w:r w:rsidR="004E3DFB">
        <w:rPr>
          <w:rFonts w:ascii="Arial" w:hAnsi="Arial" w:cs="Arial"/>
        </w:rPr>
        <w:t>.</w:t>
      </w:r>
      <w:r w:rsidR="00F80642" w:rsidRPr="00F80642">
        <w:rPr>
          <w:rFonts w:ascii="Arial" w:hAnsi="Arial" w:cs="Arial"/>
        </w:rPr>
        <w:t xml:space="preserve"> Leptospirosis is present at varying levels of endemicity in rural and urban settings and different biomes, with the greatest burden in humid </w:t>
      </w:r>
      <w:r w:rsidR="00F80642" w:rsidRPr="002551CB">
        <w:rPr>
          <w:rFonts w:ascii="Arial" w:hAnsi="Arial" w:cs="Arial"/>
        </w:rPr>
        <w:t>tropical and subtropical areas</w:t>
      </w:r>
      <w:r w:rsidR="004E3DFB">
        <w:rPr>
          <w:rFonts w:ascii="Arial" w:hAnsi="Arial" w:cs="Arial"/>
        </w:rPr>
        <w:t xml:space="preserve"> </w:t>
      </w:r>
      <w:r w:rsidR="004B3368" w:rsidRPr="00F80642">
        <w:rPr>
          <w:rFonts w:ascii="Arial" w:hAnsi="Arial" w:cs="Arial"/>
        </w:rPr>
        <w:fldChar w:fldCharType="begin"/>
      </w:r>
      <w:r w:rsidR="004B3368" w:rsidRPr="00F80642">
        <w:rPr>
          <w:rFonts w:ascii="Arial" w:hAnsi="Arial" w:cs="Arial"/>
        </w:rPr>
        <w:instrText xml:space="preserve"> ADDIN EN.CITE &lt;EndNote&gt;&lt;Cite&gt;&lt;Author&gt;Costa&lt;/Author&gt;&lt;Year&gt;2015&lt;/Year&gt;&lt;RecNum&gt;1208&lt;/RecNum&gt;&lt;DisplayText&gt;[1]&lt;/DisplayText&gt;&lt;record&gt;&lt;rec-number&gt;1208&lt;/rec-number&gt;&lt;foreign-keys&gt;&lt;key app="EN" db-id="dvpw0092of9z03e5tfq5e29vppreazxpwrt2" timestamp="1491240507"&gt;1208&lt;/key&gt;&lt;/foreign-keys&gt;&lt;ref-type name="Journal Article"&gt;17&lt;/ref-type&gt;&lt;contributors&gt;&lt;authors&gt;&lt;author&gt;Costa, F.&lt;/author&gt;&lt;author&gt;Hagan, J. E.&lt;/author&gt;&lt;author&gt;Calcagno, J.&lt;/author&gt;&lt;author&gt;Kane, M.&lt;/author&gt;&lt;author&gt;Torgerson, P.&lt;/author&gt;&lt;author&gt;Martinez-Silveira, M. S.&lt;/author&gt;&lt;author&gt;Stein, C.&lt;/author&gt;&lt;author&gt;Abela-Ridder, B.&lt;/author&gt;&lt;author&gt;Ko, A. I.&lt;/author&gt;&lt;/authors&gt;&lt;/contributors&gt;&lt;titles&gt;&lt;title&gt;Global morbidity and mortality of leptospirosis: A systematic review&lt;/title&gt;&lt;secondary-title&gt;PLoS Negl Trop Dis&lt;/secondary-title&gt;&lt;/titles&gt;&lt;periodical&gt;&lt;full-title&gt;PLoS Negl Trop Dis&lt;/full-title&gt;&lt;/periodical&gt;&lt;pages&gt;e0003898&lt;/pages&gt;&lt;volume&gt;9&lt;/volume&gt;&lt;number&gt;9&lt;/number&gt;&lt;edition&gt;2015/09/17&lt;/edition&gt;&lt;keywords&gt;&lt;keyword&gt;Age Factors&lt;/keyword&gt;&lt;keyword&gt;Animals&lt;/keyword&gt;&lt;keyword&gt;Global Health&lt;/keyword&gt;&lt;keyword&gt;Humans&lt;/keyword&gt;&lt;keyword&gt;Incidence&lt;/keyword&gt;&lt;keyword&gt;Leptospirosis&lt;/keyword&gt;&lt;keyword&gt;Mortality&lt;/keyword&gt;&lt;keyword&gt;Neglected Diseases&lt;/keyword&gt;&lt;keyword&gt;Sex Factors&lt;/keyword&gt;&lt;keyword&gt;Survival Analysis&lt;/keyword&gt;&lt;keyword&gt;Zoonoses&lt;/keyword&gt;&lt;/keywords&gt;&lt;dates&gt;&lt;year&gt;2015&lt;/year&gt;&lt;/dates&gt;&lt;isbn&gt;1935-2735&lt;/isbn&gt;&lt;accession-num&gt;26379143&lt;/accession-num&gt;&lt;urls&gt;&lt;related-urls&gt;&lt;url&gt;&lt;style face="underline" font="default" size="100%"&gt;https://www.ncbi.nlm.nih.gov/pubmed/26379143&lt;/style&gt;&lt;/url&gt;&lt;/related-urls&gt;&lt;/urls&gt;&lt;custom2&gt;PMC4574773&lt;/custom2&gt;&lt;electronic-resource-num&gt;10.1371/journal.pntd.0003898&lt;/electronic-resource-num&gt;&lt;language&gt;eng&lt;/language&gt;&lt;/record&gt;&lt;/Cite&gt;&lt;/EndNote&gt;</w:instrText>
      </w:r>
      <w:r w:rsidR="004B3368" w:rsidRPr="00F80642">
        <w:rPr>
          <w:rFonts w:ascii="Arial" w:hAnsi="Arial" w:cs="Arial"/>
        </w:rPr>
        <w:fldChar w:fldCharType="separate"/>
      </w:r>
      <w:r w:rsidR="004B3368" w:rsidRPr="00F80642">
        <w:rPr>
          <w:rFonts w:ascii="Arial" w:hAnsi="Arial" w:cs="Arial"/>
          <w:noProof/>
        </w:rPr>
        <w:t>[1]</w:t>
      </w:r>
      <w:r w:rsidR="004B3368" w:rsidRPr="00F80642">
        <w:rPr>
          <w:rFonts w:ascii="Arial" w:hAnsi="Arial" w:cs="Arial"/>
        </w:rPr>
        <w:fldChar w:fldCharType="end"/>
      </w:r>
      <w:r w:rsidR="004E3DFB">
        <w:rPr>
          <w:rFonts w:ascii="Arial" w:hAnsi="Arial" w:cs="Arial"/>
        </w:rPr>
        <w:t>.</w:t>
      </w:r>
      <w:r w:rsidR="004B3368" w:rsidRPr="00F80642">
        <w:rPr>
          <w:rFonts w:ascii="Arial" w:hAnsi="Arial" w:cs="Arial"/>
        </w:rPr>
        <w:t xml:space="preserve"> </w:t>
      </w:r>
      <w:bookmarkStart w:id="2" w:name="_Hlk137291724"/>
      <w:r w:rsidR="00F80642" w:rsidRPr="002551CB">
        <w:rPr>
          <w:rFonts w:ascii="Arial" w:hAnsi="Arial" w:cs="Arial"/>
        </w:rPr>
        <w:t>Occupational</w:t>
      </w:r>
      <w:r w:rsidR="005D6F24">
        <w:rPr>
          <w:rFonts w:ascii="Arial" w:hAnsi="Arial" w:cs="Arial"/>
        </w:rPr>
        <w:t xml:space="preserve">, domestic, and </w:t>
      </w:r>
      <w:r w:rsidR="00F80642" w:rsidRPr="002551CB">
        <w:rPr>
          <w:rFonts w:ascii="Arial" w:hAnsi="Arial" w:cs="Arial"/>
        </w:rPr>
        <w:t>recreational activities that put people in contact with infected animals or a contaminated environment</w:t>
      </w:r>
      <w:r w:rsidR="009E74D4">
        <w:rPr>
          <w:rFonts w:ascii="Arial" w:hAnsi="Arial" w:cs="Arial"/>
        </w:rPr>
        <w:t xml:space="preserve"> (soil and water)</w:t>
      </w:r>
      <w:r w:rsidR="00F80642" w:rsidRPr="002551CB">
        <w:rPr>
          <w:rFonts w:ascii="Arial" w:hAnsi="Arial" w:cs="Arial"/>
        </w:rPr>
        <w:t xml:space="preserve"> are traditional risk factors</w:t>
      </w:r>
      <w:r w:rsidR="004E3DFB">
        <w:rPr>
          <w:rFonts w:ascii="Arial" w:hAnsi="Arial" w:cs="Arial"/>
        </w:rPr>
        <w:t xml:space="preserve"> </w:t>
      </w:r>
      <w:r w:rsidR="004B3368">
        <w:rPr>
          <w:rFonts w:ascii="Arial" w:hAnsi="Arial" w:cs="Arial"/>
        </w:rPr>
        <w:fldChar w:fldCharType="begin"/>
      </w:r>
      <w:r w:rsidR="004B3368">
        <w:rPr>
          <w:rFonts w:ascii="Arial" w:hAnsi="Arial" w:cs="Arial"/>
        </w:rPr>
        <w:instrText xml:space="preserve"> ADDIN EN.CITE &lt;EndNote&gt;&lt;Cite&gt;&lt;Author&gt;Picardeau&lt;/Author&gt;&lt;Year&gt;2020&lt;/Year&gt;&lt;RecNum&gt;3302&lt;/RecNum&gt;&lt;DisplayText&gt;[2]&lt;/DisplayText&gt;&lt;record&gt;&lt;rec-number&gt;3302&lt;/rec-number&gt;&lt;foreign-keys&gt;&lt;key app="EN" db-id="dvpw0092of9z03e5tfq5e29vppreazxpwrt2" timestamp="1594847361"&gt;3302&lt;/key&gt;&lt;/foreign-keys&gt;&lt;ref-type name="Journal Article"&gt;17&lt;/ref-type&gt;&lt;contributors&gt;&lt;authors&gt;&lt;author&gt;Picardeau, M.&lt;/author&gt;&lt;/authors&gt;&lt;/contributors&gt;&lt;auth-address&gt;Institut Pasteur, Unite Biologie des Spirochetes, Paris, France. mathieu.picardeau@pasteur.fr.&lt;/auth-address&gt;&lt;titles&gt;&lt;title&gt;Leptospira and Leptospirosis&lt;/title&gt;&lt;secondary-title&gt;Methods Mol Biol&lt;/secondary-title&gt;&lt;/titles&gt;&lt;periodical&gt;&lt;full-title&gt;Methods Mol Biol&lt;/full-title&gt;&lt;/periodical&gt;&lt;pages&gt;271-275&lt;/pages&gt;&lt;volume&gt;2134&lt;/volume&gt;&lt;edition&gt;2020/07/08&lt;/edition&gt;&lt;keywords&gt;&lt;keyword&gt;*Genome&lt;/keyword&gt;&lt;keyword&gt;*Pathogenesis&lt;/keyword&gt;&lt;keyword&gt;*Taxonomy&lt;/keyword&gt;&lt;keyword&gt;*Virulence factors&lt;/keyword&gt;&lt;/keywords&gt;&lt;dates&gt;&lt;year&gt;2020&lt;/year&gt;&lt;/dates&gt;&lt;isbn&gt;1940-6029 (Electronic)&amp;#xD;1064-3745 (Linking)&lt;/isbn&gt;&lt;accession-num&gt;32632877&lt;/accession-num&gt;&lt;urls&gt;&lt;related-urls&gt;&lt;url&gt;&lt;style face="underline" font="default" size="100%"&gt;https://www.ncbi.nlm.nih.gov/pubmed/32632877&lt;/style&gt;&lt;/url&gt;&lt;url&gt;&lt;style face="underline" font="default" size="100%"&gt;https://link.springer.com/protocol/10.1007%2F978-1-0716-0459-5_24&lt;/style&gt;&lt;/url&gt;&lt;/related-urls&gt;&lt;/urls&gt;&lt;electronic-resource-num&gt;10.1007/978-1-0716-0459-5_24&lt;/electronic-resource-num&gt;&lt;/record&gt;&lt;/Cite&gt;&lt;/EndNote&gt;</w:instrText>
      </w:r>
      <w:r w:rsidR="004B3368">
        <w:rPr>
          <w:rFonts w:ascii="Arial" w:hAnsi="Arial" w:cs="Arial"/>
        </w:rPr>
        <w:fldChar w:fldCharType="separate"/>
      </w:r>
      <w:r w:rsidR="004B3368">
        <w:rPr>
          <w:rFonts w:ascii="Arial" w:hAnsi="Arial" w:cs="Arial"/>
          <w:noProof/>
        </w:rPr>
        <w:t>[2]</w:t>
      </w:r>
      <w:r w:rsidR="004B3368">
        <w:rPr>
          <w:rFonts w:ascii="Arial" w:hAnsi="Arial" w:cs="Arial"/>
        </w:rPr>
        <w:fldChar w:fldCharType="end"/>
      </w:r>
      <w:r w:rsidR="004E3DFB">
        <w:rPr>
          <w:rFonts w:ascii="Arial" w:hAnsi="Arial" w:cs="Arial"/>
        </w:rPr>
        <w:t>.</w:t>
      </w:r>
      <w:r w:rsidR="004B3368">
        <w:rPr>
          <w:rFonts w:ascii="Arial" w:hAnsi="Arial" w:cs="Arial"/>
        </w:rPr>
        <w:t xml:space="preserve"> </w:t>
      </w:r>
      <w:r w:rsidR="009E74D4">
        <w:rPr>
          <w:rFonts w:ascii="Arial" w:hAnsi="Arial" w:cs="Arial"/>
        </w:rPr>
        <w:t>E</w:t>
      </w:r>
      <w:r w:rsidR="00F80642" w:rsidRPr="002551CB">
        <w:rPr>
          <w:rFonts w:ascii="Arial" w:hAnsi="Arial" w:cs="Arial"/>
        </w:rPr>
        <w:t xml:space="preserve">nvironmental disruptions, such as hurricanes, heavy rainfall, and flooding, </w:t>
      </w:r>
      <w:r w:rsidR="009E74D4">
        <w:rPr>
          <w:rFonts w:ascii="Arial" w:hAnsi="Arial" w:cs="Arial"/>
        </w:rPr>
        <w:t xml:space="preserve">can lead to </w:t>
      </w:r>
      <w:r w:rsidR="00F80642" w:rsidRPr="002551CB">
        <w:rPr>
          <w:rFonts w:ascii="Arial" w:hAnsi="Arial" w:cs="Arial"/>
        </w:rPr>
        <w:t>significant increase in cases</w:t>
      </w:r>
      <w:r w:rsidR="009E74D4">
        <w:rPr>
          <w:rFonts w:ascii="Arial" w:hAnsi="Arial" w:cs="Arial"/>
        </w:rPr>
        <w:t xml:space="preserve"> and </w:t>
      </w:r>
      <w:r w:rsidR="00F80642" w:rsidRPr="002551CB">
        <w:rPr>
          <w:rFonts w:ascii="Arial" w:hAnsi="Arial" w:cs="Arial"/>
        </w:rPr>
        <w:t>outbreaks of varying magnitude</w:t>
      </w:r>
      <w:r w:rsidR="004E3DFB">
        <w:rPr>
          <w:rFonts w:ascii="Arial" w:hAnsi="Arial" w:cs="Arial"/>
        </w:rPr>
        <w:t xml:space="preserve"> </w:t>
      </w:r>
      <w:r w:rsidR="00F80642" w:rsidRPr="002551CB">
        <w:rPr>
          <w:rFonts w:ascii="Arial" w:hAnsi="Arial" w:cs="Arial"/>
        </w:rPr>
        <w:fldChar w:fldCharType="begin">
          <w:fldData xml:space="preserve">PEVuZE5vdGU+PENpdGU+PEF1dGhvcj5MaWFuZzwvQXV0aG9yPjxZZWFyPjIwMTg8L1llYXI+PFJl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</w:fldData>
        </w:fldChar>
      </w:r>
      <w:r w:rsidR="004B3368">
        <w:rPr>
          <w:rFonts w:ascii="Arial" w:hAnsi="Arial" w:cs="Arial"/>
        </w:rPr>
        <w:instrText xml:space="preserve"> ADDIN EN.CITE </w:instrText>
      </w:r>
      <w:r w:rsidR="004B3368">
        <w:rPr>
          <w:rFonts w:ascii="Arial" w:hAnsi="Arial" w:cs="Arial"/>
        </w:rPr>
        <w:fldChar w:fldCharType="begin">
          <w:fldData xml:space="preserve">PEVuZE5vdGU+PENpdGU+PEF1dGhvcj5MaWFuZzwvQXV0aG9yPjxZZWFyPjIwMTg8L1llYXI+PFJl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</w:fldData>
        </w:fldChar>
      </w:r>
      <w:r w:rsidR="004B3368">
        <w:rPr>
          <w:rFonts w:ascii="Arial" w:hAnsi="Arial" w:cs="Arial"/>
        </w:rPr>
        <w:instrText xml:space="preserve"> ADDIN EN.CITE.DATA </w:instrText>
      </w:r>
      <w:r w:rsidR="004B3368">
        <w:rPr>
          <w:rFonts w:ascii="Arial" w:hAnsi="Arial" w:cs="Arial"/>
        </w:rPr>
      </w:r>
      <w:r w:rsidR="004B3368">
        <w:rPr>
          <w:rFonts w:ascii="Arial" w:hAnsi="Arial" w:cs="Arial"/>
        </w:rPr>
        <w:fldChar w:fldCharType="end"/>
      </w:r>
      <w:r w:rsidR="00F80642" w:rsidRPr="002551CB">
        <w:rPr>
          <w:rFonts w:ascii="Arial" w:hAnsi="Arial" w:cs="Arial"/>
        </w:rPr>
      </w:r>
      <w:r w:rsidR="00F80642" w:rsidRPr="002551CB">
        <w:rPr>
          <w:rFonts w:ascii="Arial" w:hAnsi="Arial" w:cs="Arial"/>
        </w:rPr>
        <w:fldChar w:fldCharType="separate"/>
      </w:r>
      <w:r w:rsidR="004B3368">
        <w:rPr>
          <w:rFonts w:ascii="Arial" w:hAnsi="Arial" w:cs="Arial"/>
          <w:noProof/>
        </w:rPr>
        <w:t>[3, 4]</w:t>
      </w:r>
      <w:r w:rsidR="00F80642" w:rsidRPr="002551CB">
        <w:rPr>
          <w:rFonts w:ascii="Arial" w:hAnsi="Arial" w:cs="Arial"/>
        </w:rPr>
        <w:fldChar w:fldCharType="end"/>
      </w:r>
      <w:r w:rsidR="004E3DFB">
        <w:rPr>
          <w:rFonts w:ascii="Arial" w:hAnsi="Arial" w:cs="Arial"/>
        </w:rPr>
        <w:t>.</w:t>
      </w:r>
      <w:r w:rsidR="00F80642" w:rsidRPr="002551CB">
        <w:rPr>
          <w:rFonts w:ascii="Arial" w:hAnsi="Arial" w:cs="Arial"/>
        </w:rPr>
        <w:t xml:space="preserve"> </w:t>
      </w:r>
      <w:r w:rsidR="00A93BF8" w:rsidRPr="002551CB">
        <w:rPr>
          <w:rFonts w:ascii="Arial" w:hAnsi="Arial" w:cs="Arial"/>
        </w:rPr>
        <w:t>Puerto Rico</w:t>
      </w:r>
      <w:r w:rsidR="005078D2" w:rsidRPr="002551CB">
        <w:rPr>
          <w:rFonts w:ascii="Arial" w:hAnsi="Arial" w:cs="Arial"/>
        </w:rPr>
        <w:t xml:space="preserve"> </w:t>
      </w:r>
      <w:r w:rsidR="00A93BF8" w:rsidRPr="002551CB">
        <w:rPr>
          <w:rFonts w:ascii="Arial" w:hAnsi="Arial" w:cs="Arial"/>
        </w:rPr>
        <w:t xml:space="preserve">has favorable environmental conditions for leptospirosis transmission including warm temperatures, heavy </w:t>
      </w:r>
      <w:proofErr w:type="gramStart"/>
      <w:r w:rsidR="00A93BF8" w:rsidRPr="002551CB">
        <w:rPr>
          <w:rFonts w:ascii="Arial" w:hAnsi="Arial" w:cs="Arial"/>
        </w:rPr>
        <w:t>rainfall</w:t>
      </w:r>
      <w:proofErr w:type="gramEnd"/>
      <w:r w:rsidR="00A93BF8" w:rsidRPr="002551CB">
        <w:rPr>
          <w:rFonts w:ascii="Arial" w:hAnsi="Arial" w:cs="Arial"/>
        </w:rPr>
        <w:t xml:space="preserve"> and natural disasters such as hurricanes that result in flooding, as well as marginalized localities with inadequate infrastructure. Since </w:t>
      </w:r>
      <w:r w:rsidR="005078D2" w:rsidRPr="002551CB">
        <w:rPr>
          <w:rFonts w:ascii="Arial" w:hAnsi="Arial" w:cs="Arial"/>
        </w:rPr>
        <w:t>the</w:t>
      </w:r>
      <w:r w:rsidR="00D17D1E" w:rsidRPr="002551CB">
        <w:rPr>
          <w:rFonts w:ascii="Arial" w:hAnsi="Arial" w:cs="Arial"/>
        </w:rPr>
        <w:t xml:space="preserve"> first report in Puerto Rico in 1918</w:t>
      </w:r>
      <w:r w:rsidR="004E3DFB">
        <w:rPr>
          <w:rFonts w:ascii="Arial" w:hAnsi="Arial" w:cs="Arial"/>
        </w:rPr>
        <w:t xml:space="preserve"> </w:t>
      </w:r>
      <w:r w:rsidR="00D17D1E" w:rsidRPr="002551CB">
        <w:rPr>
          <w:rFonts w:ascii="Arial" w:hAnsi="Arial" w:cs="Arial"/>
        </w:rPr>
        <w:fldChar w:fldCharType="begin"/>
      </w:r>
      <w:r w:rsidR="004B3368">
        <w:rPr>
          <w:rFonts w:ascii="Arial" w:hAnsi="Arial" w:cs="Arial"/>
        </w:rPr>
        <w:instrText xml:space="preserve"> ADDIN EN.CITE &lt;EndNote&gt;&lt;Cite&gt;&lt;Author&gt;Guiliani&lt;/Author&gt;&lt;Year&gt;1918&lt;/Year&gt;&lt;RecNum&gt;5523&lt;/RecNum&gt;&lt;DisplayText&gt;[5]&lt;/DisplayText&gt;&lt;record&gt;&lt;rec-number&gt;5523&lt;/rec-number&gt;&lt;foreign-keys&gt;&lt;key app="EN" db-id="dvpw0092of9z03e5tfq5e29vppreazxpwrt2" timestamp="1683052455"&gt;5523&lt;/key&gt;&lt;/foreign-keys&gt;&lt;ref-type name="Report"&gt;27&lt;/ref-type&gt;&lt;contributors&gt;&lt;authors&gt;&lt;author&gt;Guiliani, S.&lt;/author&gt;&lt;/authors&gt;&lt;tertiary-authors&gt;&lt;author&gt;Negociado de Imprenta y Transporte&lt;/author&gt;&lt;/tertiary-authors&gt;&lt;/contributors&gt;&lt;titles&gt;&lt;title&gt;Annual report of the Puerto Rico Health Department&lt;/title&gt;&lt;/titles&gt;&lt;dates&gt;&lt;year&gt;1918&lt;/year&gt;&lt;/dates&gt;&lt;pub-location&gt;San Juan, Puerto Rico&lt;/pub-location&gt;&lt;urls&gt;&lt;/urls&gt;&lt;/record&gt;&lt;/Cite&gt;&lt;/EndNote&gt;</w:instrText>
      </w:r>
      <w:r w:rsidR="00D17D1E" w:rsidRPr="002551CB">
        <w:rPr>
          <w:rFonts w:ascii="Arial" w:hAnsi="Arial" w:cs="Arial"/>
        </w:rPr>
        <w:fldChar w:fldCharType="separate"/>
      </w:r>
      <w:r w:rsidR="004B3368">
        <w:rPr>
          <w:rFonts w:ascii="Arial" w:hAnsi="Arial" w:cs="Arial"/>
          <w:noProof/>
        </w:rPr>
        <w:t>[5]</w:t>
      </w:r>
      <w:r w:rsidR="00D17D1E" w:rsidRPr="002551CB">
        <w:rPr>
          <w:rFonts w:ascii="Arial" w:hAnsi="Arial" w:cs="Arial"/>
        </w:rPr>
        <w:fldChar w:fldCharType="end"/>
      </w:r>
      <w:r w:rsidR="004E3DFB">
        <w:rPr>
          <w:rFonts w:ascii="Arial" w:hAnsi="Arial" w:cs="Arial"/>
        </w:rPr>
        <w:t>,</w:t>
      </w:r>
      <w:r w:rsidR="00D17D1E" w:rsidRPr="002551CB">
        <w:rPr>
          <w:rFonts w:ascii="Arial" w:hAnsi="Arial" w:cs="Arial"/>
        </w:rPr>
        <w:t xml:space="preserve"> </w:t>
      </w:r>
      <w:r w:rsidR="00A93BF8" w:rsidRPr="002551CB">
        <w:rPr>
          <w:rFonts w:ascii="Arial" w:hAnsi="Arial" w:cs="Arial"/>
        </w:rPr>
        <w:t xml:space="preserve">cases </w:t>
      </w:r>
      <w:r w:rsidR="009E74D4">
        <w:rPr>
          <w:rFonts w:ascii="Arial" w:hAnsi="Arial" w:cs="Arial"/>
        </w:rPr>
        <w:t xml:space="preserve">are </w:t>
      </w:r>
      <w:r w:rsidR="00A93BF8" w:rsidRPr="002551CB">
        <w:rPr>
          <w:rFonts w:ascii="Arial" w:hAnsi="Arial" w:cs="Arial"/>
        </w:rPr>
        <w:t>common</w:t>
      </w:r>
      <w:r w:rsidR="00D17D1E" w:rsidRPr="002551CB">
        <w:rPr>
          <w:rFonts w:ascii="Arial" w:hAnsi="Arial" w:cs="Arial"/>
        </w:rPr>
        <w:t xml:space="preserve"> and represent th</w:t>
      </w:r>
      <w:r w:rsidR="00A93BF8" w:rsidRPr="002551CB">
        <w:rPr>
          <w:rFonts w:ascii="Arial" w:hAnsi="Arial" w:cs="Arial"/>
        </w:rPr>
        <w:t>e highest number of cases reported among all U.S. states and jurisdictions</w:t>
      </w:r>
      <w:r w:rsidR="004E3DFB">
        <w:rPr>
          <w:rFonts w:ascii="Arial" w:hAnsi="Arial" w:cs="Arial"/>
        </w:rPr>
        <w:t xml:space="preserve"> </w:t>
      </w:r>
      <w:r w:rsidR="00D17D1E" w:rsidRPr="002551CB">
        <w:rPr>
          <w:rFonts w:ascii="Arial" w:hAnsi="Arial" w:cs="Arial"/>
        </w:rPr>
        <w:fldChar w:fldCharType="begin">
          <w:fldData xml:space="preserve">PEVuZE5vdGU+PENpdGU+PEF1dGhvcj5Lb3BwaXNjaDwvQXV0aG9yPjxZZWFyPjE5NDI8L1llYXI+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==
</w:fldData>
        </w:fldChar>
      </w:r>
      <w:r w:rsidR="004B3368">
        <w:rPr>
          <w:rFonts w:ascii="Arial" w:hAnsi="Arial" w:cs="Arial"/>
        </w:rPr>
        <w:instrText xml:space="preserve"> ADDIN EN.CITE </w:instrText>
      </w:r>
      <w:r w:rsidR="004B3368">
        <w:rPr>
          <w:rFonts w:ascii="Arial" w:hAnsi="Arial" w:cs="Arial"/>
        </w:rPr>
        <w:fldChar w:fldCharType="begin">
          <w:fldData xml:space="preserve">PEVuZE5vdGU+PENpdGU+PEF1dGhvcj5Lb3BwaXNjaDwvQXV0aG9yPjxZZWFyPjE5NDI8L1llYXI+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==
</w:fldData>
        </w:fldChar>
      </w:r>
      <w:r w:rsidR="004B3368">
        <w:rPr>
          <w:rFonts w:ascii="Arial" w:hAnsi="Arial" w:cs="Arial"/>
        </w:rPr>
        <w:instrText xml:space="preserve"> ADDIN EN.CITE.DATA </w:instrText>
      </w:r>
      <w:r w:rsidR="004B3368">
        <w:rPr>
          <w:rFonts w:ascii="Arial" w:hAnsi="Arial" w:cs="Arial"/>
        </w:rPr>
      </w:r>
      <w:r w:rsidR="004B3368">
        <w:rPr>
          <w:rFonts w:ascii="Arial" w:hAnsi="Arial" w:cs="Arial"/>
        </w:rPr>
        <w:fldChar w:fldCharType="end"/>
      </w:r>
      <w:r w:rsidR="00D17D1E" w:rsidRPr="002551CB">
        <w:rPr>
          <w:rFonts w:ascii="Arial" w:hAnsi="Arial" w:cs="Arial"/>
        </w:rPr>
      </w:r>
      <w:r w:rsidR="00D17D1E" w:rsidRPr="002551CB">
        <w:rPr>
          <w:rFonts w:ascii="Arial" w:hAnsi="Arial" w:cs="Arial"/>
        </w:rPr>
        <w:fldChar w:fldCharType="separate"/>
      </w:r>
      <w:r w:rsidR="004B3368">
        <w:rPr>
          <w:rFonts w:ascii="Arial" w:hAnsi="Arial" w:cs="Arial"/>
          <w:noProof/>
        </w:rPr>
        <w:t>[6-11]</w:t>
      </w:r>
      <w:r w:rsidR="00D17D1E" w:rsidRPr="002551CB">
        <w:rPr>
          <w:rFonts w:ascii="Arial" w:hAnsi="Arial" w:cs="Arial"/>
        </w:rPr>
        <w:fldChar w:fldCharType="end"/>
      </w:r>
      <w:r w:rsidR="004E3DFB">
        <w:rPr>
          <w:rFonts w:ascii="Arial" w:hAnsi="Arial" w:cs="Arial"/>
        </w:rPr>
        <w:t>.</w:t>
      </w:r>
      <w:r w:rsidR="00A93BF8" w:rsidRPr="002551CB">
        <w:rPr>
          <w:rFonts w:ascii="Arial" w:hAnsi="Arial" w:cs="Arial"/>
        </w:rPr>
        <w:t xml:space="preserve"> A study using 570 confirmed cases reported to the</w:t>
      </w:r>
      <w:r w:rsidR="00D17D1E" w:rsidRPr="002551CB">
        <w:rPr>
          <w:rFonts w:ascii="Arial" w:hAnsi="Arial" w:cs="Arial"/>
        </w:rPr>
        <w:t xml:space="preserve"> </w:t>
      </w:r>
      <w:r w:rsidR="008B5B6B">
        <w:rPr>
          <w:rFonts w:ascii="Arial" w:hAnsi="Arial" w:cs="Arial"/>
        </w:rPr>
        <w:t>Puerto Rico Department of Health (</w:t>
      </w:r>
      <w:r w:rsidR="00A93BF8" w:rsidRPr="002551CB">
        <w:rPr>
          <w:rFonts w:ascii="Arial" w:hAnsi="Arial" w:cs="Arial"/>
        </w:rPr>
        <w:t>PRDH</w:t>
      </w:r>
      <w:r w:rsidR="008B5B6B">
        <w:rPr>
          <w:rFonts w:ascii="Arial" w:hAnsi="Arial" w:cs="Arial"/>
        </w:rPr>
        <w:t>)</w:t>
      </w:r>
      <w:r w:rsidR="00D17D1E" w:rsidRPr="002551CB">
        <w:rPr>
          <w:rFonts w:ascii="Arial" w:hAnsi="Arial" w:cs="Arial"/>
        </w:rPr>
        <w:t xml:space="preserve"> </w:t>
      </w:r>
      <w:r w:rsidR="00A93BF8" w:rsidRPr="002551CB">
        <w:rPr>
          <w:rFonts w:ascii="Arial" w:hAnsi="Arial" w:cs="Arial"/>
        </w:rPr>
        <w:t xml:space="preserve">between 1996-2014 </w:t>
      </w:r>
      <w:r w:rsidR="00D17D1E" w:rsidRPr="002551CB">
        <w:rPr>
          <w:rFonts w:ascii="Arial" w:hAnsi="Arial" w:cs="Arial"/>
        </w:rPr>
        <w:t xml:space="preserve">through passive surveillance </w:t>
      </w:r>
      <w:r w:rsidR="00A93BF8" w:rsidRPr="002551CB">
        <w:rPr>
          <w:rFonts w:ascii="Arial" w:hAnsi="Arial" w:cs="Arial"/>
        </w:rPr>
        <w:t xml:space="preserve">estimated annual incidences </w:t>
      </w:r>
      <w:r w:rsidR="004B3368">
        <w:rPr>
          <w:rFonts w:ascii="Arial" w:hAnsi="Arial" w:cs="Arial"/>
        </w:rPr>
        <w:t xml:space="preserve">as high as </w:t>
      </w:r>
      <w:r w:rsidR="00A93BF8" w:rsidRPr="002551CB">
        <w:rPr>
          <w:rFonts w:ascii="Arial" w:hAnsi="Arial" w:cs="Arial"/>
        </w:rPr>
        <w:t>2.11/100,000</w:t>
      </w:r>
      <w:r w:rsidR="004E3DFB">
        <w:rPr>
          <w:rFonts w:ascii="Arial" w:hAnsi="Arial" w:cs="Arial"/>
        </w:rPr>
        <w:t xml:space="preserve"> </w:t>
      </w:r>
      <w:r w:rsidR="005078D2" w:rsidRPr="002551CB">
        <w:rPr>
          <w:rFonts w:ascii="Arial" w:hAnsi="Arial" w:cs="Arial"/>
        </w:rPr>
        <w:fldChar w:fldCharType="begin"/>
      </w:r>
      <w:r w:rsidR="004B3368">
        <w:rPr>
          <w:rFonts w:ascii="Arial" w:hAnsi="Arial" w:cs="Arial"/>
        </w:rPr>
        <w:instrText xml:space="preserve"> ADDIN EN.CITE &lt;EndNote&gt;&lt;Cite&gt;&lt;Author&gt;Ramos&lt;/Author&gt;&lt;Year&gt;2018&lt;/Year&gt;&lt;RecNum&gt;3167&lt;/RecNum&gt;&lt;DisplayText&gt;[12]&lt;/DisplayText&gt;&lt;record&gt;&lt;rec-number&gt;3167&lt;/rec-number&gt;&lt;foreign-keys&gt;&lt;key app="EN" db-id="dvpw0092of9z03e5tfq5e29vppreazxpwrt2" timestamp="1547190188"&gt;3167&lt;/key&gt;&lt;/foreign-keys&gt;&lt;ref-type name="Journal Article"&gt;17&lt;/ref-type&gt;&lt;contributors&gt;&lt;authors&gt;&lt;author&gt;Ramos, L. J. &lt;/author&gt;&lt;author&gt;Méndez Lázaro, P.&lt;/author&gt;&lt;author&gt;Seguinot Barbosa J.&lt;/author&gt;&lt;author&gt;Pérez Cardona, C.&lt;/author&gt;&lt;/authors&gt;&lt;/contributors&gt;&lt;titles&gt;&lt;title&gt;Spatial analysis and epidemiology of human leptospirosis in Puerto Rico&lt;/title&gt;&lt;secondary-title&gt;GeoFocus&lt;/secondary-title&gt;&lt;/titles&gt;&lt;periodical&gt;&lt;full-title&gt;GeoFocus&lt;/full-title&gt;&lt;/periodical&gt;&lt;pages&gt;227-251&lt;/pages&gt;&lt;volume&gt;21&lt;/volume&gt;&lt;section&gt;227&lt;/section&gt;&lt;dates&gt;&lt;year&gt;2018&lt;/year&gt;&lt;/dates&gt;&lt;isbn&gt;1578-5157&lt;/isbn&gt;&lt;urls&gt;&lt;/urls&gt;&lt;electronic-resource-num&gt;&lt;style face="underline" font="default" size="100%"&gt;http://dx.doi.org/10.21138/GF.592&lt;/style&gt;&lt;/electronic-resource-num&gt;&lt;/record&gt;&lt;/Cite&gt;&lt;/EndNote&gt;</w:instrText>
      </w:r>
      <w:r w:rsidR="005078D2" w:rsidRPr="002551CB">
        <w:rPr>
          <w:rFonts w:ascii="Arial" w:hAnsi="Arial" w:cs="Arial"/>
        </w:rPr>
        <w:fldChar w:fldCharType="separate"/>
      </w:r>
      <w:r w:rsidR="004B3368">
        <w:rPr>
          <w:rFonts w:ascii="Arial" w:hAnsi="Arial" w:cs="Arial"/>
          <w:noProof/>
        </w:rPr>
        <w:t>[12]</w:t>
      </w:r>
      <w:r w:rsidR="005078D2" w:rsidRPr="002551CB">
        <w:rPr>
          <w:rFonts w:ascii="Arial" w:hAnsi="Arial" w:cs="Arial"/>
        </w:rPr>
        <w:fldChar w:fldCharType="end"/>
      </w:r>
      <w:r w:rsidR="004E3DFB">
        <w:rPr>
          <w:rFonts w:ascii="Arial" w:hAnsi="Arial" w:cs="Arial"/>
        </w:rPr>
        <w:t>.</w:t>
      </w:r>
      <w:r w:rsidR="00A93BF8" w:rsidRPr="002551CB">
        <w:rPr>
          <w:rFonts w:ascii="Arial" w:hAnsi="Arial" w:cs="Arial"/>
        </w:rPr>
        <w:t xml:space="preserve"> However, because underdiagnosis is common due to similarity with other common infections and the need for laboratory testing, the true burden is unknown.</w:t>
      </w:r>
      <w:r w:rsidR="002551CB" w:rsidRPr="002551CB">
        <w:rPr>
          <w:rFonts w:ascii="Arial" w:hAnsi="Arial" w:cs="Arial"/>
        </w:rPr>
        <w:t xml:space="preserve"> Furthermore, </w:t>
      </w:r>
      <w:r w:rsidR="004B3368">
        <w:rPr>
          <w:rFonts w:ascii="Arial" w:hAnsi="Arial" w:cs="Arial"/>
        </w:rPr>
        <w:t xml:space="preserve">a study </w:t>
      </w:r>
      <w:r w:rsidR="004B3368">
        <w:rPr>
          <w:rFonts w:ascii="Arial" w:hAnsi="Arial" w:cs="Arial"/>
          <w:color w:val="000000"/>
          <w:shd w:val="clear" w:color="auto" w:fill="FFFFFF"/>
        </w:rPr>
        <w:t xml:space="preserve">by the Centers for Disease Control (CDC) </w:t>
      </w:r>
      <w:r w:rsidR="004B3368">
        <w:rPr>
          <w:rFonts w:ascii="Arial" w:hAnsi="Arial" w:cs="Arial"/>
        </w:rPr>
        <w:t>using data</w:t>
      </w:r>
      <w:r w:rsidR="002551CB" w:rsidRPr="002551CB">
        <w:rPr>
          <w:rFonts w:ascii="Arial" w:hAnsi="Arial" w:cs="Arial"/>
        </w:rPr>
        <w:t xml:space="preserve"> from </w:t>
      </w:r>
      <w:r w:rsidR="002551CB" w:rsidRPr="002551CB">
        <w:rPr>
          <w:rFonts w:ascii="Arial" w:hAnsi="Arial" w:cs="Arial"/>
          <w:color w:val="000000"/>
          <w:shd w:val="clear" w:color="auto" w:fill="FFFFFF"/>
        </w:rPr>
        <w:t xml:space="preserve">enhanced fatal </w:t>
      </w:r>
      <w:r w:rsidR="00AC2832">
        <w:rPr>
          <w:rFonts w:ascii="Arial" w:hAnsi="Arial" w:cs="Arial"/>
          <w:color w:val="000000"/>
          <w:shd w:val="clear" w:color="auto" w:fill="FFFFFF"/>
        </w:rPr>
        <w:t xml:space="preserve">undifferentiated </w:t>
      </w:r>
      <w:r w:rsidR="002551CB" w:rsidRPr="002551CB">
        <w:rPr>
          <w:rFonts w:ascii="Arial" w:hAnsi="Arial" w:cs="Arial"/>
          <w:color w:val="000000"/>
          <w:shd w:val="clear" w:color="auto" w:fill="FFFFFF"/>
        </w:rPr>
        <w:t>acute febrile illness (</w:t>
      </w:r>
      <w:r w:rsidR="00AC2832">
        <w:rPr>
          <w:rFonts w:ascii="Arial" w:hAnsi="Arial" w:cs="Arial"/>
          <w:color w:val="000000"/>
          <w:shd w:val="clear" w:color="auto" w:fill="FFFFFF"/>
        </w:rPr>
        <w:t>U</w:t>
      </w:r>
      <w:r w:rsidR="002551CB" w:rsidRPr="002551CB">
        <w:rPr>
          <w:rFonts w:ascii="Arial" w:hAnsi="Arial" w:cs="Arial"/>
          <w:color w:val="000000"/>
          <w:shd w:val="clear" w:color="auto" w:fill="FFFFFF"/>
        </w:rPr>
        <w:t>AFI) surveillance calculated that, in 2010, an expected 60%–90% of fatal leptospirosis cases would not be reported reflecting underdiagnosis, underreporting, or both</w:t>
      </w:r>
      <w:r w:rsidR="004E3DFB">
        <w:rPr>
          <w:rFonts w:ascii="Arial" w:hAnsi="Arial" w:cs="Arial"/>
          <w:color w:val="000000"/>
          <w:shd w:val="clear" w:color="auto" w:fill="FFFFFF"/>
        </w:rPr>
        <w:t xml:space="preserve"> </w:t>
      </w:r>
      <w:r w:rsidR="002551CB" w:rsidRPr="002551CB">
        <w:rPr>
          <w:rFonts w:ascii="Arial" w:hAnsi="Arial" w:cs="Arial"/>
        </w:rPr>
        <w:fldChar w:fldCharType="begin"/>
      </w:r>
      <w:r w:rsidR="004B3368">
        <w:rPr>
          <w:rFonts w:ascii="Arial" w:hAnsi="Arial" w:cs="Arial"/>
        </w:rPr>
        <w:instrText xml:space="preserve"> ADDIN EN.CITE &lt;EndNote&gt;&lt;Cite&gt;&lt;Author&gt;Rivera&lt;/Author&gt;&lt;Year&gt;2012&lt;/Year&gt;&lt;RecNum&gt;5218&lt;/RecNum&gt;&lt;DisplayText&gt;[10]&lt;/DisplayText&gt;&lt;record&gt;&lt;rec-number&gt;5218&lt;/rec-number&gt;&lt;foreign-keys&gt;&lt;key app="EN" db-id="dvpw0092of9z03e5tfq5e29vppreazxpwrt2" timestamp="1646358917"&gt;5218&lt;/key&gt;&lt;/foreign-keys&gt;&lt;ref-type name="Journal Article"&gt;17&lt;/ref-type&gt;&lt;contributors&gt;&lt;authors&gt;&lt;author&gt;Rivera, B.&lt;/author&gt;&lt;/authors&gt;&lt;/contributors&gt;&lt;titles&gt;&lt;title&gt;Notes from the field: investigation of leptospirosis underreporting - Puerto Rico, 2010&lt;/title&gt;&lt;secondary-title&gt;MMWR Morb Mortal Wkly Rep&lt;/secondary-title&gt;&lt;alt-title&gt;MMWR. Morbidity and mortality weekly report&lt;/alt-title&gt;&lt;/titles&gt;&lt;periodical&gt;&lt;full-title&gt;MMWR Morb Mortal Wkly Rep&lt;/full-title&gt;&lt;/periodical&gt;&lt;pages&gt;421&lt;/pages&gt;&lt;volume&gt;61&lt;/volume&gt;&lt;number&gt;22&lt;/number&gt;&lt;edition&gt;2012/06/08&lt;/edition&gt;&lt;keywords&gt;&lt;keyword&gt;Animal Diseases/diagnosis/epidemiology&lt;/keyword&gt;&lt;keyword&gt;Animals&lt;/keyword&gt;&lt;keyword&gt;Bacteriological Techniques/standards&lt;/keyword&gt;&lt;keyword&gt;Clinical Competence&lt;/keyword&gt;&lt;keyword&gt;Dengue/epidemiology&lt;/keyword&gt;&lt;keyword&gt;Humans&lt;/keyword&gt;&lt;keyword&gt;Interviews as Topic&lt;/keyword&gt;&lt;keyword&gt;Leptospirosis/*diagnosis/*epidemiology&lt;/keyword&gt;&lt;keyword&gt;*Mandatory Reporting&lt;/keyword&gt;&lt;keyword&gt;Physicians&lt;/keyword&gt;&lt;keyword&gt;Population Surveillance/*methods&lt;/keyword&gt;&lt;keyword&gt;Puerto Rico/epidemiology&lt;/keyword&gt;&lt;keyword&gt;Veterinarians&lt;/keyword&gt;&lt;keyword&gt;Zoonoses&lt;/keyword&gt;&lt;/keywords&gt;&lt;dates&gt;&lt;year&gt;2012&lt;/year&gt;&lt;pub-dates&gt;&lt;date&gt;Jun 8&lt;/date&gt;&lt;/pub-dates&gt;&lt;/dates&gt;&lt;isbn&gt;0149-2195&lt;/isbn&gt;&lt;accession-num&gt;22672978&lt;/accession-num&gt;&lt;urls&gt;&lt;/urls&gt;&lt;remote-database-provider&gt;NLM&lt;/remote-database-provider&gt;&lt;language&gt;eng&lt;/language&gt;&lt;/record&gt;&lt;/Cite&gt;&lt;/EndNote&gt;</w:instrText>
      </w:r>
      <w:r w:rsidR="002551CB" w:rsidRPr="002551CB">
        <w:rPr>
          <w:rFonts w:ascii="Arial" w:hAnsi="Arial" w:cs="Arial"/>
        </w:rPr>
        <w:fldChar w:fldCharType="separate"/>
      </w:r>
      <w:r w:rsidR="004B3368">
        <w:rPr>
          <w:rFonts w:ascii="Arial" w:hAnsi="Arial" w:cs="Arial"/>
          <w:noProof/>
        </w:rPr>
        <w:t>[10]</w:t>
      </w:r>
      <w:r w:rsidR="002551CB" w:rsidRPr="002551CB">
        <w:rPr>
          <w:rFonts w:ascii="Arial" w:hAnsi="Arial" w:cs="Arial"/>
        </w:rPr>
        <w:fldChar w:fldCharType="end"/>
      </w:r>
      <w:r w:rsidR="004E3DFB">
        <w:rPr>
          <w:rFonts w:ascii="Arial" w:hAnsi="Arial" w:cs="Arial"/>
        </w:rPr>
        <w:t>.</w:t>
      </w:r>
      <w:r w:rsidR="00306CA4">
        <w:rPr>
          <w:rFonts w:ascii="Arial" w:hAnsi="Arial" w:cs="Arial"/>
        </w:rPr>
        <w:t xml:space="preserve"> </w:t>
      </w:r>
      <w:r w:rsidR="00025F35" w:rsidRPr="006800FA">
        <w:rPr>
          <w:rFonts w:ascii="Arial" w:hAnsi="Arial" w:cs="Arial"/>
        </w:rPr>
        <w:t>Leptospirosis is a climate-sensitive disease and periodic outbreaks are reported in Puerto Rico after heavy rain and floods, including post hurricane Hortense in 1996</w:t>
      </w:r>
      <w:r w:rsidR="004E3DFB">
        <w:rPr>
          <w:rFonts w:ascii="Arial" w:hAnsi="Arial" w:cs="Arial"/>
        </w:rPr>
        <w:t xml:space="preserve"> </w:t>
      </w:r>
      <w:r w:rsidR="00025F35" w:rsidRPr="006800FA">
        <w:rPr>
          <w:rFonts w:ascii="Arial" w:hAnsi="Arial" w:cs="Arial"/>
        </w:rPr>
        <w:fldChar w:fldCharType="begin">
          <w:fldData xml:space="preserve">PEVuZE5vdGU+PENpdGU+PEF1dGhvcj5TYW5kZXJzPC9BdXRob3I+PFllYXI+MTk5OTwvWWVhcj48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</w:fldData>
        </w:fldChar>
      </w:r>
      <w:r w:rsidR="004B3368">
        <w:rPr>
          <w:rFonts w:ascii="Arial" w:hAnsi="Arial" w:cs="Arial"/>
        </w:rPr>
        <w:instrText xml:space="preserve"> ADDIN EN.CITE </w:instrText>
      </w:r>
      <w:r w:rsidR="004B3368">
        <w:rPr>
          <w:rFonts w:ascii="Arial" w:hAnsi="Arial" w:cs="Arial"/>
        </w:rPr>
        <w:fldChar w:fldCharType="begin">
          <w:fldData xml:space="preserve">PEVuZE5vdGU+PENpdGU+PEF1dGhvcj5TYW5kZXJzPC9BdXRob3I+PFllYXI+MTk5OTwvWWVhcj48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</w:fldData>
        </w:fldChar>
      </w:r>
      <w:r w:rsidR="004B3368">
        <w:rPr>
          <w:rFonts w:ascii="Arial" w:hAnsi="Arial" w:cs="Arial"/>
        </w:rPr>
        <w:instrText xml:space="preserve"> ADDIN EN.CITE.DATA </w:instrText>
      </w:r>
      <w:r w:rsidR="004B3368">
        <w:rPr>
          <w:rFonts w:ascii="Arial" w:hAnsi="Arial" w:cs="Arial"/>
        </w:rPr>
      </w:r>
      <w:r w:rsidR="004B3368">
        <w:rPr>
          <w:rFonts w:ascii="Arial" w:hAnsi="Arial" w:cs="Arial"/>
        </w:rPr>
        <w:fldChar w:fldCharType="end"/>
      </w:r>
      <w:r w:rsidR="00025F35" w:rsidRPr="006800FA">
        <w:rPr>
          <w:rFonts w:ascii="Arial" w:hAnsi="Arial" w:cs="Arial"/>
        </w:rPr>
      </w:r>
      <w:r w:rsidR="00025F35" w:rsidRPr="006800FA">
        <w:rPr>
          <w:rFonts w:ascii="Arial" w:hAnsi="Arial" w:cs="Arial"/>
        </w:rPr>
        <w:fldChar w:fldCharType="separate"/>
      </w:r>
      <w:r w:rsidR="004B3368">
        <w:rPr>
          <w:rFonts w:ascii="Arial" w:hAnsi="Arial" w:cs="Arial"/>
          <w:noProof/>
        </w:rPr>
        <w:t>[9]</w:t>
      </w:r>
      <w:r w:rsidR="00025F35" w:rsidRPr="006800FA">
        <w:rPr>
          <w:rFonts w:ascii="Arial" w:hAnsi="Arial" w:cs="Arial"/>
        </w:rPr>
        <w:fldChar w:fldCharType="end"/>
      </w:r>
      <w:r w:rsidR="004E3DFB">
        <w:rPr>
          <w:rFonts w:ascii="Arial" w:hAnsi="Arial" w:cs="Arial"/>
        </w:rPr>
        <w:t>,</w:t>
      </w:r>
      <w:r w:rsidR="00025F35" w:rsidRPr="006800FA">
        <w:rPr>
          <w:rFonts w:ascii="Arial" w:hAnsi="Arial" w:cs="Arial"/>
        </w:rPr>
        <w:t xml:space="preserve"> Maria in 2017</w:t>
      </w:r>
      <w:r w:rsidR="004E3DFB">
        <w:rPr>
          <w:rFonts w:ascii="Arial" w:hAnsi="Arial" w:cs="Arial"/>
        </w:rPr>
        <w:t xml:space="preserve"> </w:t>
      </w:r>
      <w:r w:rsidR="00025F35" w:rsidRPr="006800FA">
        <w:rPr>
          <w:rFonts w:ascii="Arial" w:hAnsi="Arial" w:cs="Arial"/>
        </w:rPr>
        <w:fldChar w:fldCharType="begin">
          <w:fldData xml:space="preserve">PEVuZE5vdGU+PENpdGU+PEF1dGhvcj5Db25jZXBjacOzbi1BY2V2ZWRvPC9BdXRob3I+PFllYXI+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</w:fldData>
        </w:fldChar>
      </w:r>
      <w:r w:rsidR="004B3368">
        <w:rPr>
          <w:rFonts w:ascii="Arial" w:hAnsi="Arial" w:cs="Arial"/>
        </w:rPr>
        <w:instrText xml:space="preserve"> ADDIN EN.CITE </w:instrText>
      </w:r>
      <w:r w:rsidR="004B3368">
        <w:rPr>
          <w:rFonts w:ascii="Arial" w:hAnsi="Arial" w:cs="Arial"/>
        </w:rPr>
        <w:fldChar w:fldCharType="begin">
          <w:fldData xml:space="preserve">PEVuZE5vdGU+PENpdGU+PEF1dGhvcj5Db25jZXBjacOzbi1BY2V2ZWRvPC9BdXRob3I+PFllYXI+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</w:fldData>
        </w:fldChar>
      </w:r>
      <w:r w:rsidR="004B3368">
        <w:rPr>
          <w:rFonts w:ascii="Arial" w:hAnsi="Arial" w:cs="Arial"/>
        </w:rPr>
        <w:instrText xml:space="preserve"> ADDIN EN.CITE.DATA </w:instrText>
      </w:r>
      <w:r w:rsidR="004B3368">
        <w:rPr>
          <w:rFonts w:ascii="Arial" w:hAnsi="Arial" w:cs="Arial"/>
        </w:rPr>
      </w:r>
      <w:r w:rsidR="004B3368">
        <w:rPr>
          <w:rFonts w:ascii="Arial" w:hAnsi="Arial" w:cs="Arial"/>
        </w:rPr>
        <w:fldChar w:fldCharType="end"/>
      </w:r>
      <w:r w:rsidR="00025F35" w:rsidRPr="006800FA">
        <w:rPr>
          <w:rFonts w:ascii="Arial" w:hAnsi="Arial" w:cs="Arial"/>
        </w:rPr>
      </w:r>
      <w:r w:rsidR="00025F35" w:rsidRPr="006800FA">
        <w:rPr>
          <w:rFonts w:ascii="Arial" w:hAnsi="Arial" w:cs="Arial"/>
        </w:rPr>
        <w:fldChar w:fldCharType="separate"/>
      </w:r>
      <w:r w:rsidR="004B3368">
        <w:rPr>
          <w:rFonts w:ascii="Arial" w:hAnsi="Arial" w:cs="Arial"/>
          <w:noProof/>
        </w:rPr>
        <w:t>[13]</w:t>
      </w:r>
      <w:r w:rsidR="00025F35" w:rsidRPr="006800FA">
        <w:rPr>
          <w:rFonts w:ascii="Arial" w:hAnsi="Arial" w:cs="Arial"/>
        </w:rPr>
        <w:fldChar w:fldCharType="end"/>
      </w:r>
      <w:r w:rsidR="004E3DFB">
        <w:rPr>
          <w:rFonts w:ascii="Arial" w:hAnsi="Arial" w:cs="Arial"/>
        </w:rPr>
        <w:t>,</w:t>
      </w:r>
      <w:r w:rsidR="00025F35" w:rsidRPr="006800FA">
        <w:rPr>
          <w:rFonts w:ascii="Arial" w:hAnsi="Arial" w:cs="Arial"/>
        </w:rPr>
        <w:t xml:space="preserve"> and Fiona in 2022</w:t>
      </w:r>
      <w:r w:rsidR="004E3DFB">
        <w:rPr>
          <w:rFonts w:ascii="Arial" w:hAnsi="Arial" w:cs="Arial"/>
        </w:rPr>
        <w:t xml:space="preserve"> </w:t>
      </w:r>
      <w:r w:rsidR="004B3368">
        <w:rPr>
          <w:rFonts w:ascii="Arial" w:hAnsi="Arial" w:cs="Arial"/>
        </w:rPr>
        <w:fldChar w:fldCharType="begin"/>
      </w:r>
      <w:r w:rsidR="004B3368">
        <w:rPr>
          <w:rFonts w:ascii="Arial" w:hAnsi="Arial" w:cs="Arial"/>
        </w:rPr>
        <w:instrText xml:space="preserve"> ADDIN EN.CITE &lt;EndNote&gt;&lt;Cite&gt;&lt;Author&gt;Zwizwai&lt;/Author&gt;&lt;Year&gt;2023&lt;/Year&gt;&lt;RecNum&gt;5583&lt;/RecNum&gt;&lt;DisplayText&gt;[14]&lt;/DisplayText&gt;&lt;record&gt;&lt;rec-number&gt;5583&lt;/rec-number&gt;&lt;foreign-keys&gt;&lt;key app="EN" db-id="dvpw0092of9z03e5tfq5e29vppreazxpwrt2" timestamp="1686623029"&gt;5583&lt;/key&gt;&lt;/foreign-keys&gt;&lt;ref-type name="Journal Article"&gt;17&lt;/ref-type&gt;&lt;contributors&gt;&lt;authors&gt;&lt;author&gt;Zwizwai, Ruth&lt;/author&gt;&lt;/authors&gt;&lt;/contributors&gt;&lt;titles&gt;&lt;title&gt;Infectious disease surveillance update&lt;/title&gt;&lt;secondary-title&gt;The Lancet Infectious Diseases&lt;/secondary-title&gt;&lt;/titles&gt;&lt;periodical&gt;&lt;full-title&gt;The Lancet Infectious Diseases&lt;/full-title&gt;&lt;/periodical&gt;&lt;pages&gt;160&lt;/pages&gt;&lt;volume&gt;23&lt;/volume&gt;&lt;number&gt;2&lt;/number&gt;&lt;dates&gt;&lt;year&gt;2023&lt;/year&gt;&lt;/dates&gt;&lt;publisher&gt;Elsevier&lt;/publisher&gt;&lt;isbn&gt;1473-3099&lt;/isbn&gt;&lt;urls&gt;&lt;related-urls&gt;&lt;url&gt;https://doi.org/10.1016/S1473-3099(23)00016-6&lt;/url&gt;&lt;/related-urls&gt;&lt;/urls&gt;&lt;electronic-resource-num&gt;10.1016/S1473-3099(23)00016-6&lt;/electronic-resource-num&gt;&lt;access-date&gt;2023/06/12&lt;/access-date&gt;&lt;/record&gt;&lt;/Cite&gt;&lt;/EndNote&gt;</w:instrText>
      </w:r>
      <w:r w:rsidR="004B3368">
        <w:rPr>
          <w:rFonts w:ascii="Arial" w:hAnsi="Arial" w:cs="Arial"/>
        </w:rPr>
        <w:fldChar w:fldCharType="separate"/>
      </w:r>
      <w:r w:rsidR="004B3368">
        <w:rPr>
          <w:rFonts w:ascii="Arial" w:hAnsi="Arial" w:cs="Arial"/>
          <w:noProof/>
        </w:rPr>
        <w:t>[14]</w:t>
      </w:r>
      <w:r w:rsidR="004B3368">
        <w:rPr>
          <w:rFonts w:ascii="Arial" w:hAnsi="Arial" w:cs="Arial"/>
        </w:rPr>
        <w:fldChar w:fldCharType="end"/>
      </w:r>
      <w:r w:rsidR="004E3DFB">
        <w:rPr>
          <w:rFonts w:ascii="Arial" w:hAnsi="Arial" w:cs="Arial"/>
        </w:rPr>
        <w:t>.</w:t>
      </w:r>
      <w:r w:rsidR="00025F35" w:rsidRPr="006800FA">
        <w:rPr>
          <w:rFonts w:ascii="Arial" w:hAnsi="Arial" w:cs="Arial"/>
        </w:rPr>
        <w:t xml:space="preserve"> </w:t>
      </w:r>
      <w:bookmarkEnd w:id="2"/>
      <w:r w:rsidR="00025F35" w:rsidRPr="006800FA">
        <w:rPr>
          <w:rFonts w:ascii="Arial" w:hAnsi="Arial" w:cs="Arial"/>
        </w:rPr>
        <w:t>After the particularly devastating hurricane Maria, an</w:t>
      </w:r>
      <w:r w:rsidR="00CB4CB2">
        <w:rPr>
          <w:rFonts w:ascii="Arial" w:hAnsi="Arial" w:cs="Arial"/>
        </w:rPr>
        <w:t xml:space="preserve"> outbreak was not recognized until an increased number of leptospirosis deaths were reported.</w:t>
      </w:r>
      <w:r w:rsidR="00025F35" w:rsidRPr="006800FA">
        <w:rPr>
          <w:rFonts w:ascii="Arial" w:hAnsi="Arial" w:cs="Arial"/>
        </w:rPr>
        <w:t xml:space="preserve"> </w:t>
      </w:r>
      <w:r w:rsidR="004B3368">
        <w:rPr>
          <w:rFonts w:ascii="Arial" w:hAnsi="Arial" w:cs="Arial"/>
        </w:rPr>
        <w:t xml:space="preserve">Awareness can improve detection, yet </w:t>
      </w:r>
      <w:r w:rsidR="00025F35" w:rsidRPr="00025F35">
        <w:rPr>
          <w:rFonts w:ascii="Arial" w:hAnsi="Arial" w:cs="Arial"/>
        </w:rPr>
        <w:t xml:space="preserve">weaknesses in the diagnostic </w:t>
      </w:r>
      <w:r w:rsidR="009E74D4">
        <w:rPr>
          <w:rFonts w:ascii="Arial" w:hAnsi="Arial" w:cs="Arial"/>
        </w:rPr>
        <w:t>work</w:t>
      </w:r>
      <w:r w:rsidR="00025F35" w:rsidRPr="00025F35">
        <w:rPr>
          <w:rFonts w:ascii="Arial" w:hAnsi="Arial" w:cs="Arial"/>
        </w:rPr>
        <w:t xml:space="preserve">flow </w:t>
      </w:r>
      <w:r w:rsidR="004B3368">
        <w:rPr>
          <w:rFonts w:ascii="Arial" w:hAnsi="Arial" w:cs="Arial"/>
        </w:rPr>
        <w:t>result in overlooked cases</w:t>
      </w:r>
      <w:r w:rsidR="009E74D4">
        <w:rPr>
          <w:rFonts w:ascii="Arial" w:hAnsi="Arial" w:cs="Arial"/>
        </w:rPr>
        <w:t xml:space="preserve">. </w:t>
      </w:r>
      <w:r w:rsidR="00306CA4">
        <w:rPr>
          <w:rFonts w:ascii="Arial" w:hAnsi="Arial" w:cs="Arial"/>
        </w:rPr>
        <w:t>Understanding the processes behind th</w:t>
      </w:r>
      <w:r w:rsidR="00396420">
        <w:rPr>
          <w:rFonts w:ascii="Arial" w:hAnsi="Arial" w:cs="Arial"/>
        </w:rPr>
        <w:t>ese</w:t>
      </w:r>
      <w:r w:rsidR="00306CA4">
        <w:rPr>
          <w:rFonts w:ascii="Arial" w:hAnsi="Arial" w:cs="Arial"/>
        </w:rPr>
        <w:t xml:space="preserve"> limitations </w:t>
      </w:r>
      <w:r w:rsidR="006838C7">
        <w:rPr>
          <w:rFonts w:ascii="Arial" w:hAnsi="Arial" w:cs="Arial"/>
        </w:rPr>
        <w:t>is</w:t>
      </w:r>
      <w:r w:rsidR="00306CA4">
        <w:rPr>
          <w:rFonts w:ascii="Arial" w:hAnsi="Arial" w:cs="Arial"/>
        </w:rPr>
        <w:t xml:space="preserve"> critical to</w:t>
      </w:r>
      <w:r w:rsidR="00CB4CB2">
        <w:rPr>
          <w:rFonts w:ascii="Arial" w:hAnsi="Arial" w:cs="Arial"/>
        </w:rPr>
        <w:t xml:space="preserve"> obtain more realistic estimates of the impact of leptospirosis</w:t>
      </w:r>
      <w:r w:rsidR="00306CA4">
        <w:rPr>
          <w:rFonts w:ascii="Arial" w:hAnsi="Arial" w:cs="Arial"/>
        </w:rPr>
        <w:t xml:space="preserve">. </w:t>
      </w:r>
    </w:p>
    <w:p w14:paraId="4845A98B" w14:textId="13783648" w:rsidR="00635B4B" w:rsidRDefault="005173EB" w:rsidP="00F94B2A">
      <w:pPr>
        <w:spacing w:line="240" w:lineRule="auto"/>
        <w:rPr>
          <w:rFonts w:ascii="Arial" w:hAnsi="Arial" w:cs="Arial"/>
        </w:rPr>
      </w:pPr>
      <w:ins w:id="3" w:author="Claudia A Munoz-Zanzi" w:date="2024-03-06T12:51:00Z">
        <w:r>
          <w:rPr>
            <w:rFonts w:ascii="Arial" w:eastAsia="WenQuanYi Micro Hei" w:hAnsi="Arial" w:cs="Arial"/>
            <w:b/>
            <w:bCs/>
          </w:rPr>
          <w:t xml:space="preserve">Diagnostic </w:t>
        </w:r>
      </w:ins>
      <w:ins w:id="4" w:author="Claudia A Munoz-Zanzi" w:date="2024-03-06T13:11:00Z">
        <w:r w:rsidR="00035301">
          <w:rPr>
            <w:rFonts w:ascii="Arial" w:eastAsia="WenQuanYi Micro Hei" w:hAnsi="Arial" w:cs="Arial"/>
            <w:b/>
            <w:bCs/>
          </w:rPr>
          <w:t>stewardship</w:t>
        </w:r>
      </w:ins>
      <w:ins w:id="5" w:author="Claudia A Munoz-Zanzi" w:date="2024-03-06T12:51:00Z">
        <w:r>
          <w:rPr>
            <w:rFonts w:ascii="Arial" w:eastAsia="WenQuanYi Micro Hei" w:hAnsi="Arial" w:cs="Arial"/>
            <w:b/>
            <w:bCs/>
          </w:rPr>
          <w:t xml:space="preserve"> </w:t>
        </w:r>
      </w:ins>
      <w:del w:id="6" w:author="Claudia A Munoz-Zanzi" w:date="2024-03-06T12:51:00Z">
        <w:r w:rsidR="00A4089F" w:rsidDel="005173EB">
          <w:rPr>
            <w:rFonts w:ascii="Arial" w:eastAsia="WenQuanYi Micro Hei" w:hAnsi="Arial" w:cs="Arial"/>
            <w:b/>
            <w:bCs/>
          </w:rPr>
          <w:delText xml:space="preserve">Systematic </w:delText>
        </w:r>
        <w:r w:rsidR="00955212" w:rsidRPr="00955212" w:rsidDel="005173EB">
          <w:rPr>
            <w:rFonts w:ascii="Arial" w:eastAsia="WenQuanYi Micro Hei" w:hAnsi="Arial" w:cs="Arial"/>
            <w:b/>
            <w:bCs/>
          </w:rPr>
          <w:delText>s</w:delText>
        </w:r>
      </w:del>
      <w:del w:id="7" w:author="Claudia A Munoz-Zanzi" w:date="2024-03-06T12:52:00Z">
        <w:r w:rsidR="00955212" w:rsidRPr="00955212" w:rsidDel="005173EB">
          <w:rPr>
            <w:rFonts w:ascii="Arial" w:eastAsia="WenQuanYi Micro Hei" w:hAnsi="Arial" w:cs="Arial"/>
            <w:b/>
            <w:bCs/>
          </w:rPr>
          <w:delText>urveillance</w:delText>
        </w:r>
      </w:del>
      <w:r w:rsidR="00955212" w:rsidRPr="00955212">
        <w:rPr>
          <w:rFonts w:ascii="Arial" w:eastAsia="WenQuanYi Micro Hei" w:hAnsi="Arial" w:cs="Arial"/>
          <w:b/>
          <w:bCs/>
        </w:rPr>
        <w:t xml:space="preserve"> is critical </w:t>
      </w:r>
      <w:r w:rsidR="00714F95">
        <w:rPr>
          <w:rFonts w:ascii="Arial" w:eastAsia="WenQuanYi Micro Hei" w:hAnsi="Arial" w:cs="Arial"/>
          <w:b/>
          <w:bCs/>
        </w:rPr>
        <w:t xml:space="preserve">to </w:t>
      </w:r>
      <w:ins w:id="8" w:author="Claudia A Munoz-Zanzi" w:date="2024-03-06T13:13:00Z">
        <w:r w:rsidR="00EB19BF">
          <w:rPr>
            <w:rFonts w:ascii="Arial" w:eastAsia="WenQuanYi Micro Hei" w:hAnsi="Arial" w:cs="Arial"/>
            <w:b/>
            <w:bCs/>
          </w:rPr>
          <w:t>achieve</w:t>
        </w:r>
      </w:ins>
      <w:del w:id="9" w:author="Claudia A Munoz-Zanzi" w:date="2024-03-06T13:13:00Z">
        <w:r w:rsidR="00714F95" w:rsidDel="00EB19BF">
          <w:rPr>
            <w:rFonts w:ascii="Arial" w:eastAsia="WenQuanYi Micro Hei" w:hAnsi="Arial" w:cs="Arial"/>
            <w:b/>
            <w:bCs/>
          </w:rPr>
          <w:delText>inform</w:delText>
        </w:r>
      </w:del>
      <w:r w:rsidR="00714F95">
        <w:rPr>
          <w:rFonts w:ascii="Arial" w:eastAsia="WenQuanYi Micro Hei" w:hAnsi="Arial" w:cs="Arial"/>
          <w:b/>
          <w:bCs/>
        </w:rPr>
        <w:t xml:space="preserve"> </w:t>
      </w:r>
      <w:r w:rsidR="00955212" w:rsidRPr="00955212">
        <w:rPr>
          <w:rFonts w:ascii="Arial" w:eastAsia="WenQuanYi Micro Hei" w:hAnsi="Arial" w:cs="Arial"/>
          <w:b/>
          <w:bCs/>
        </w:rPr>
        <w:t>appropriate</w:t>
      </w:r>
      <w:r w:rsidR="00A4089F">
        <w:rPr>
          <w:rFonts w:ascii="Arial" w:eastAsia="WenQuanYi Micro Hei" w:hAnsi="Arial" w:cs="Arial"/>
          <w:b/>
          <w:bCs/>
        </w:rPr>
        <w:t xml:space="preserve"> and equitable</w:t>
      </w:r>
      <w:r w:rsidR="009B216B">
        <w:rPr>
          <w:rFonts w:ascii="Arial" w:eastAsia="WenQuanYi Micro Hei" w:hAnsi="Arial" w:cs="Arial"/>
          <w:b/>
          <w:bCs/>
        </w:rPr>
        <w:t xml:space="preserve"> laboratory</w:t>
      </w:r>
      <w:r w:rsidR="00955212" w:rsidRPr="00955212">
        <w:rPr>
          <w:rFonts w:ascii="Arial" w:eastAsia="WenQuanYi Micro Hei" w:hAnsi="Arial" w:cs="Arial"/>
          <w:b/>
          <w:bCs/>
        </w:rPr>
        <w:t xml:space="preserve"> </w:t>
      </w:r>
      <w:r w:rsidR="004B3368">
        <w:rPr>
          <w:rFonts w:ascii="Arial" w:eastAsia="WenQuanYi Micro Hei" w:hAnsi="Arial" w:cs="Arial"/>
          <w:b/>
          <w:bCs/>
        </w:rPr>
        <w:t xml:space="preserve">diagnosis access and </w:t>
      </w:r>
      <w:r w:rsidR="00955212" w:rsidRPr="00955212">
        <w:rPr>
          <w:rFonts w:ascii="Arial" w:eastAsia="WenQuanYi Micro Hei" w:hAnsi="Arial" w:cs="Arial"/>
          <w:b/>
          <w:bCs/>
        </w:rPr>
        <w:t>public health response</w:t>
      </w:r>
      <w:r w:rsidR="00714F95">
        <w:rPr>
          <w:rFonts w:ascii="Arial" w:eastAsia="WenQuanYi Micro Hei" w:hAnsi="Arial" w:cs="Arial"/>
          <w:b/>
          <w:bCs/>
        </w:rPr>
        <w:t xml:space="preserve"> to outbreaks</w:t>
      </w:r>
      <w:r w:rsidR="00955212">
        <w:rPr>
          <w:rFonts w:ascii="Arial" w:eastAsia="WenQuanYi Micro Hei" w:hAnsi="Arial" w:cs="Arial"/>
        </w:rPr>
        <w:t xml:space="preserve">. </w:t>
      </w:r>
      <w:r w:rsidR="00154C83">
        <w:rPr>
          <w:rFonts w:ascii="Arial" w:eastAsia="WenQuanYi Micro Hei" w:hAnsi="Arial" w:cs="Arial"/>
        </w:rPr>
        <w:t>U</w:t>
      </w:r>
      <w:r w:rsidR="00F222C1">
        <w:rPr>
          <w:rFonts w:ascii="Arial" w:eastAsia="WenQuanYi Micro Hei" w:hAnsi="Arial" w:cs="Arial"/>
        </w:rPr>
        <w:t>AFI is recognized as one of the most common reasons for seeking medical care</w:t>
      </w:r>
      <w:r w:rsidR="00580628">
        <w:rPr>
          <w:rFonts w:ascii="Arial" w:eastAsia="WenQuanYi Micro Hei" w:hAnsi="Arial" w:cs="Arial"/>
        </w:rPr>
        <w:t xml:space="preserve"> globally, and particularly, </w:t>
      </w:r>
      <w:r w:rsidR="00F222C1">
        <w:rPr>
          <w:rFonts w:ascii="Arial" w:eastAsia="WenQuanYi Micro Hei" w:hAnsi="Arial" w:cs="Arial"/>
        </w:rPr>
        <w:t xml:space="preserve">in </w:t>
      </w:r>
      <w:r w:rsidR="00997620">
        <w:rPr>
          <w:rFonts w:ascii="Arial" w:eastAsia="WenQuanYi Micro Hei" w:hAnsi="Arial" w:cs="Arial"/>
        </w:rPr>
        <w:t>low- and middle-income</w:t>
      </w:r>
      <w:r w:rsidR="00F222C1">
        <w:rPr>
          <w:rFonts w:ascii="Arial" w:eastAsia="WenQuanYi Micro Hei" w:hAnsi="Arial" w:cs="Arial"/>
        </w:rPr>
        <w:t xml:space="preserve"> countries</w:t>
      </w:r>
      <w:r w:rsidR="004E3DFB">
        <w:rPr>
          <w:rFonts w:ascii="Arial" w:eastAsia="WenQuanYi Micro Hei" w:hAnsi="Arial" w:cs="Arial"/>
        </w:rPr>
        <w:t xml:space="preserve"> </w:t>
      </w:r>
      <w:r w:rsidR="00B404C6">
        <w:rPr>
          <w:rFonts w:ascii="Arial" w:eastAsia="WenQuanYi Micro Hei" w:hAnsi="Arial" w:cs="Arial"/>
        </w:rPr>
        <w:fldChar w:fldCharType="begin">
          <w:fldData xml:space="preserve">PEVuZE5vdGU+PENpdGU+PEF1dGhvcj5BY2VzdG9yPC9BdXRob3I+PFllYXI+MjAxMjwvWWVhcj48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</w:fldData>
        </w:fldChar>
      </w:r>
      <w:r w:rsidR="004B3368">
        <w:rPr>
          <w:rFonts w:ascii="Arial" w:eastAsia="WenQuanYi Micro Hei" w:hAnsi="Arial" w:cs="Arial"/>
        </w:rPr>
        <w:instrText xml:space="preserve"> ADDIN EN.CITE </w:instrText>
      </w:r>
      <w:r w:rsidR="004B3368">
        <w:rPr>
          <w:rFonts w:ascii="Arial" w:eastAsia="WenQuanYi Micro Hei" w:hAnsi="Arial" w:cs="Arial"/>
        </w:rPr>
        <w:fldChar w:fldCharType="begin">
          <w:fldData xml:space="preserve">PEVuZE5vdGU+PENpdGU+PEF1dGhvcj5BY2VzdG9yPC9BdXRob3I+PFllYXI+MjAxMjwvWWVhcj48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</w:fldData>
        </w:fldChar>
      </w:r>
      <w:r w:rsidR="004B3368">
        <w:rPr>
          <w:rFonts w:ascii="Arial" w:eastAsia="WenQuanYi Micro Hei" w:hAnsi="Arial" w:cs="Arial"/>
        </w:rPr>
        <w:instrText xml:space="preserve"> ADDIN EN.CITE.DATA </w:instrText>
      </w:r>
      <w:r w:rsidR="004B3368">
        <w:rPr>
          <w:rFonts w:ascii="Arial" w:eastAsia="WenQuanYi Micro Hei" w:hAnsi="Arial" w:cs="Arial"/>
        </w:rPr>
      </w:r>
      <w:r w:rsidR="004B3368">
        <w:rPr>
          <w:rFonts w:ascii="Arial" w:eastAsia="WenQuanYi Micro Hei" w:hAnsi="Arial" w:cs="Arial"/>
        </w:rPr>
        <w:fldChar w:fldCharType="end"/>
      </w:r>
      <w:r w:rsidR="00B404C6">
        <w:rPr>
          <w:rFonts w:ascii="Arial" w:eastAsia="WenQuanYi Micro Hei" w:hAnsi="Arial" w:cs="Arial"/>
        </w:rPr>
      </w:r>
      <w:r w:rsidR="00B404C6">
        <w:rPr>
          <w:rFonts w:ascii="Arial" w:eastAsia="WenQuanYi Micro Hei" w:hAnsi="Arial" w:cs="Arial"/>
        </w:rPr>
        <w:fldChar w:fldCharType="separate"/>
      </w:r>
      <w:r w:rsidR="004B3368">
        <w:rPr>
          <w:rFonts w:ascii="Arial" w:eastAsia="WenQuanYi Micro Hei" w:hAnsi="Arial" w:cs="Arial"/>
          <w:noProof/>
        </w:rPr>
        <w:t>[15-17]</w:t>
      </w:r>
      <w:r w:rsidR="00B404C6">
        <w:rPr>
          <w:rFonts w:ascii="Arial" w:eastAsia="WenQuanYi Micro Hei" w:hAnsi="Arial" w:cs="Arial"/>
        </w:rPr>
        <w:fldChar w:fldCharType="end"/>
      </w:r>
      <w:r w:rsidR="004E3DFB">
        <w:rPr>
          <w:rFonts w:ascii="Arial" w:eastAsia="WenQuanYi Micro Hei" w:hAnsi="Arial" w:cs="Arial"/>
        </w:rPr>
        <w:t>.</w:t>
      </w:r>
      <w:r w:rsidR="00F222C1">
        <w:rPr>
          <w:rFonts w:ascii="Arial" w:eastAsia="WenQuanYi Micro Hei" w:hAnsi="Arial" w:cs="Arial"/>
        </w:rPr>
        <w:t xml:space="preserve"> </w:t>
      </w:r>
      <w:moveToRangeStart w:id="10" w:author="Claudia A Munoz-Zanzi" w:date="2024-03-06T13:25:00Z" w:name="move160623967"/>
      <w:moveTo w:id="11" w:author="Claudia A Munoz-Zanzi" w:date="2024-03-06T13:25:00Z">
        <w:r w:rsidR="008B272D">
          <w:rPr>
            <w:rFonts w:ascii="Arial" w:hAnsi="Arial" w:cs="Arial"/>
          </w:rPr>
          <w:t>Experts recommend</w:t>
        </w:r>
        <w:r w:rsidR="008B272D" w:rsidRPr="00537A2B">
          <w:rPr>
            <w:rFonts w:ascii="Arial" w:hAnsi="Arial" w:cs="Arial"/>
          </w:rPr>
          <w:t xml:space="preserve"> cl</w:t>
        </w:r>
        <w:r w:rsidR="008B272D">
          <w:rPr>
            <w:rFonts w:ascii="Arial" w:hAnsi="Arial" w:cs="Arial"/>
          </w:rPr>
          <w:t xml:space="preserve">inical laboratory services </w:t>
        </w:r>
        <w:r w:rsidR="008B272D" w:rsidRPr="00537A2B">
          <w:rPr>
            <w:rFonts w:ascii="Arial" w:hAnsi="Arial" w:cs="Arial"/>
          </w:rPr>
          <w:t>should be available at various tiers of the health service</w:t>
        </w:r>
        <w:r w:rsidR="008B272D">
          <w:rPr>
            <w:rFonts w:ascii="Arial" w:hAnsi="Arial" w:cs="Arial"/>
          </w:rPr>
          <w:t>s; h</w:t>
        </w:r>
        <w:r w:rsidR="008B272D" w:rsidRPr="00537A2B">
          <w:rPr>
            <w:rFonts w:ascii="Arial" w:hAnsi="Arial" w:cs="Arial"/>
          </w:rPr>
          <w:t xml:space="preserve">owever, </w:t>
        </w:r>
        <w:r w:rsidR="008B272D">
          <w:rPr>
            <w:rFonts w:ascii="Arial" w:hAnsi="Arial" w:cs="Arial"/>
            <w:i/>
            <w:iCs/>
          </w:rPr>
          <w:t>comprehensive diagnostic l</w:t>
        </w:r>
        <w:r w:rsidR="008B272D" w:rsidRPr="00803BE3">
          <w:rPr>
            <w:rFonts w:ascii="Arial" w:hAnsi="Arial" w:cs="Arial"/>
            <w:i/>
            <w:iCs/>
          </w:rPr>
          <w:t xml:space="preserve">aboratory services </w:t>
        </w:r>
        <w:r w:rsidR="008B272D">
          <w:rPr>
            <w:rFonts w:ascii="Arial" w:hAnsi="Arial" w:cs="Arial"/>
            <w:i/>
            <w:iCs/>
          </w:rPr>
          <w:t xml:space="preserve">for UAFI in general </w:t>
        </w:r>
        <w:r w:rsidR="008B272D" w:rsidRPr="00803BE3">
          <w:rPr>
            <w:rFonts w:ascii="Arial" w:hAnsi="Arial" w:cs="Arial"/>
            <w:i/>
            <w:iCs/>
          </w:rPr>
          <w:t xml:space="preserve">remain widely inaccessible in many parts of the world </w:t>
        </w:r>
        <w:r w:rsidR="008B272D">
          <w:rPr>
            <w:rFonts w:ascii="Arial" w:hAnsi="Arial" w:cs="Arial"/>
            <w:i/>
            <w:iCs/>
          </w:rPr>
          <w:t xml:space="preserve">and/or existing guidelines have low adoption </w:t>
        </w:r>
        <w:r w:rsidR="008B272D">
          <w:rPr>
            <w:rFonts w:ascii="Arial" w:hAnsi="Arial" w:cs="Arial"/>
          </w:rPr>
          <w:fldChar w:fldCharType="begin">
            <w:fldData xml:space="preserve">PEVuZE5vdGU+PENpdGU+PEF1dGhvcj5XSE88L0F1dGhvcj48WWVhcj4yMDA0PC9ZZWFyPjxSZWNO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==
</w:fldData>
          </w:fldChar>
        </w:r>
      </w:moveTo>
      <w:r w:rsidR="008B272D">
        <w:rPr>
          <w:rFonts w:ascii="Arial" w:hAnsi="Arial" w:cs="Arial"/>
        </w:rPr>
        <w:instrText xml:space="preserve"> ADDIN EN.CITE </w:instrText>
      </w:r>
      <w:r w:rsidR="008B272D">
        <w:rPr>
          <w:rFonts w:ascii="Arial" w:hAnsi="Arial" w:cs="Arial"/>
        </w:rPr>
        <w:fldChar w:fldCharType="begin">
          <w:fldData xml:space="preserve">PEVuZE5vdGU+PENpdGU+PEF1dGhvcj5XSE88L0F1dGhvcj48WWVhcj4yMDA0PC9ZZWFyPjxSZWNO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==
</w:fldData>
        </w:fldChar>
      </w:r>
      <w:r w:rsidR="008B272D">
        <w:rPr>
          <w:rFonts w:ascii="Arial" w:hAnsi="Arial" w:cs="Arial"/>
        </w:rPr>
        <w:instrText xml:space="preserve"> ADDIN EN.CITE.DATA </w:instrText>
      </w:r>
      <w:r w:rsidR="008B272D">
        <w:rPr>
          <w:rFonts w:ascii="Arial" w:hAnsi="Arial" w:cs="Arial"/>
        </w:rPr>
      </w:r>
      <w:r w:rsidR="008B272D">
        <w:rPr>
          <w:rFonts w:ascii="Arial" w:hAnsi="Arial" w:cs="Arial"/>
        </w:rPr>
        <w:fldChar w:fldCharType="end"/>
      </w:r>
      <w:ins w:id="12" w:author="Claudia A Munoz-Zanzi" w:date="2024-03-06T13:25:00Z">
        <w:r w:rsidR="008B272D">
          <w:rPr>
            <w:rFonts w:ascii="Arial" w:hAnsi="Arial" w:cs="Arial"/>
          </w:rPr>
        </w:r>
      </w:ins>
      <w:moveTo w:id="13" w:author="Claudia A Munoz-Zanzi" w:date="2024-03-06T13:25:00Z">
        <w:r w:rsidR="008B272D">
          <w:rPr>
            <w:rFonts w:ascii="Arial" w:hAnsi="Arial" w:cs="Arial"/>
          </w:rPr>
          <w:fldChar w:fldCharType="separate"/>
        </w:r>
      </w:moveTo>
      <w:r w:rsidR="008B272D">
        <w:rPr>
          <w:rFonts w:ascii="Arial" w:hAnsi="Arial" w:cs="Arial"/>
          <w:noProof/>
        </w:rPr>
        <w:t>[18-21]</w:t>
      </w:r>
      <w:moveTo w:id="14" w:author="Claudia A Munoz-Zanzi" w:date="2024-03-06T13:25:00Z">
        <w:r w:rsidR="008B272D">
          <w:rPr>
            <w:rFonts w:ascii="Arial" w:hAnsi="Arial" w:cs="Arial"/>
          </w:rPr>
          <w:fldChar w:fldCharType="end"/>
        </w:r>
        <w:r w:rsidR="008B272D">
          <w:rPr>
            <w:rFonts w:ascii="Arial" w:hAnsi="Arial" w:cs="Arial"/>
          </w:rPr>
          <w:t xml:space="preserve">. </w:t>
        </w:r>
      </w:moveTo>
      <w:moveToRangeEnd w:id="10"/>
      <w:r w:rsidR="00714F95">
        <w:rPr>
          <w:rFonts w:ascii="Arial" w:eastAsia="WenQuanYi Micro Hei" w:hAnsi="Arial" w:cs="Arial"/>
        </w:rPr>
        <w:t xml:space="preserve">Leptospirosis is one </w:t>
      </w:r>
      <w:r w:rsidR="0087643D">
        <w:rPr>
          <w:rFonts w:ascii="Arial" w:eastAsia="WenQuanYi Micro Hei" w:hAnsi="Arial" w:cs="Arial"/>
        </w:rPr>
        <w:t xml:space="preserve">of </w:t>
      </w:r>
      <w:r w:rsidR="00714F95">
        <w:rPr>
          <w:rFonts w:ascii="Arial" w:eastAsia="WenQuanYi Micro Hei" w:hAnsi="Arial" w:cs="Arial"/>
        </w:rPr>
        <w:t>multiple UAFI infectious etiologies</w:t>
      </w:r>
      <w:r w:rsidR="004B3368">
        <w:rPr>
          <w:rFonts w:ascii="Arial" w:eastAsia="WenQuanYi Micro Hei" w:hAnsi="Arial" w:cs="Arial"/>
        </w:rPr>
        <w:t xml:space="preserve"> and </w:t>
      </w:r>
      <w:r w:rsidR="00714F95">
        <w:rPr>
          <w:rFonts w:ascii="Arial" w:eastAsia="WenQuanYi Micro Hei" w:hAnsi="Arial" w:cs="Arial"/>
        </w:rPr>
        <w:t>p</w:t>
      </w:r>
      <w:r w:rsidR="00EC7BDD">
        <w:rPr>
          <w:rFonts w:ascii="Arial" w:hAnsi="Arial" w:cs="Arial"/>
        </w:rPr>
        <w:t xml:space="preserve">rompt diagnosis is </w:t>
      </w:r>
      <w:r w:rsidR="00EC7BDD" w:rsidRPr="00D05F12">
        <w:rPr>
          <w:rFonts w:ascii="Arial" w:hAnsi="Arial" w:cs="Arial"/>
        </w:rPr>
        <w:t>essential for proper clinical care</w:t>
      </w:r>
      <w:r w:rsidR="00714F95">
        <w:rPr>
          <w:rFonts w:ascii="Arial" w:hAnsi="Arial" w:cs="Arial"/>
        </w:rPr>
        <w:t>.</w:t>
      </w:r>
      <w:r w:rsidR="00EC7BDD">
        <w:rPr>
          <w:rFonts w:ascii="Arial" w:hAnsi="Arial" w:cs="Arial"/>
        </w:rPr>
        <w:t xml:space="preserve"> </w:t>
      </w:r>
      <w:r w:rsidR="00CB4CB2">
        <w:rPr>
          <w:rFonts w:ascii="Arial" w:hAnsi="Arial" w:cs="Arial"/>
        </w:rPr>
        <w:t>I</w:t>
      </w:r>
      <w:r w:rsidR="00CB4CB2" w:rsidRPr="00025F35">
        <w:rPr>
          <w:rFonts w:ascii="Arial" w:hAnsi="Arial" w:cs="Arial"/>
        </w:rPr>
        <w:t>n a 2010 retrospective study</w:t>
      </w:r>
      <w:r w:rsidR="004B3368">
        <w:rPr>
          <w:rFonts w:ascii="Arial" w:hAnsi="Arial" w:cs="Arial"/>
        </w:rPr>
        <w:t xml:space="preserve"> in Puerto Rico</w:t>
      </w:r>
      <w:r w:rsidR="00CB4CB2" w:rsidRPr="00025F35">
        <w:rPr>
          <w:rFonts w:ascii="Arial" w:hAnsi="Arial" w:cs="Arial"/>
        </w:rPr>
        <w:t xml:space="preserve">, 9% of initially dengue suspected but dengue </w:t>
      </w:r>
      <w:r w:rsidR="00CB4CB2">
        <w:rPr>
          <w:rFonts w:ascii="Arial" w:hAnsi="Arial" w:cs="Arial"/>
        </w:rPr>
        <w:t xml:space="preserve">test </w:t>
      </w:r>
      <w:r w:rsidR="00CB4CB2" w:rsidRPr="00025F35">
        <w:rPr>
          <w:rFonts w:ascii="Arial" w:hAnsi="Arial" w:cs="Arial"/>
        </w:rPr>
        <w:t>negative patients were laboratory-positive for leptospirosis</w:t>
      </w:r>
      <w:r w:rsidR="004E3DFB">
        <w:rPr>
          <w:rFonts w:ascii="Arial" w:hAnsi="Arial" w:cs="Arial"/>
        </w:rPr>
        <w:t xml:space="preserve"> </w:t>
      </w:r>
      <w:r w:rsidR="00CB4CB2" w:rsidRPr="00025F35">
        <w:rPr>
          <w:rFonts w:ascii="Arial" w:hAnsi="Arial" w:cs="Arial"/>
        </w:rPr>
        <w:fldChar w:fldCharType="begin">
          <w:fldData xml:space="preserve">PEVuZE5vdGU+PENpdGU+PEF1dGhvcj5TaGFycDwvQXV0aG9yPjxZZWFyPjIwMTY8L1llYXI+PFJl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</w:fldData>
        </w:fldChar>
      </w:r>
      <w:r w:rsidR="008B272D">
        <w:rPr>
          <w:rFonts w:ascii="Arial" w:hAnsi="Arial" w:cs="Arial"/>
        </w:rPr>
        <w:instrText xml:space="preserve"> ADDIN EN.CITE </w:instrText>
      </w:r>
      <w:r w:rsidR="008B272D">
        <w:rPr>
          <w:rFonts w:ascii="Arial" w:hAnsi="Arial" w:cs="Arial"/>
        </w:rPr>
        <w:fldChar w:fldCharType="begin">
          <w:fldData xml:space="preserve">PEVuZE5vdGU+PENpdGU+PEF1dGhvcj5TaGFycDwvQXV0aG9yPjxZZWFyPjIwMTY8L1llYXI+PFJl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</w:fldData>
        </w:fldChar>
      </w:r>
      <w:r w:rsidR="008B272D">
        <w:rPr>
          <w:rFonts w:ascii="Arial" w:hAnsi="Arial" w:cs="Arial"/>
        </w:rPr>
        <w:instrText xml:space="preserve"> ADDIN EN.CITE.DATA </w:instrText>
      </w:r>
      <w:r w:rsidR="008B272D">
        <w:rPr>
          <w:rFonts w:ascii="Arial" w:hAnsi="Arial" w:cs="Arial"/>
        </w:rPr>
      </w:r>
      <w:r w:rsidR="008B272D">
        <w:rPr>
          <w:rFonts w:ascii="Arial" w:hAnsi="Arial" w:cs="Arial"/>
        </w:rPr>
        <w:fldChar w:fldCharType="end"/>
      </w:r>
      <w:r w:rsidR="00CB4CB2" w:rsidRPr="00025F35">
        <w:rPr>
          <w:rFonts w:ascii="Arial" w:hAnsi="Arial" w:cs="Arial"/>
        </w:rPr>
      </w:r>
      <w:r w:rsidR="00CB4CB2" w:rsidRPr="00025F35">
        <w:rPr>
          <w:rFonts w:ascii="Arial" w:hAnsi="Arial" w:cs="Arial"/>
        </w:rPr>
        <w:fldChar w:fldCharType="separate"/>
      </w:r>
      <w:r w:rsidR="008B272D">
        <w:rPr>
          <w:rFonts w:ascii="Arial" w:hAnsi="Arial" w:cs="Arial"/>
          <w:noProof/>
        </w:rPr>
        <w:t>[22]</w:t>
      </w:r>
      <w:r w:rsidR="00CB4CB2" w:rsidRPr="00025F35">
        <w:rPr>
          <w:rFonts w:ascii="Arial" w:hAnsi="Arial" w:cs="Arial"/>
        </w:rPr>
        <w:fldChar w:fldCharType="end"/>
      </w:r>
      <w:r w:rsidR="004E3DFB">
        <w:rPr>
          <w:rFonts w:ascii="Arial" w:hAnsi="Arial" w:cs="Arial"/>
        </w:rPr>
        <w:t>.</w:t>
      </w:r>
      <w:r w:rsidR="00CB4CB2" w:rsidRPr="00025F35">
        <w:rPr>
          <w:rFonts w:ascii="Arial" w:hAnsi="Arial" w:cs="Arial"/>
        </w:rPr>
        <w:t xml:space="preserve"> </w:t>
      </w:r>
      <w:commentRangeStart w:id="15"/>
      <w:r w:rsidR="00CB4CB2" w:rsidRPr="00025F35">
        <w:rPr>
          <w:rFonts w:ascii="Arial" w:hAnsi="Arial" w:cs="Arial"/>
        </w:rPr>
        <w:t>Delayed</w:t>
      </w:r>
      <w:commentRangeEnd w:id="15"/>
      <w:r w:rsidR="002B5BCB">
        <w:rPr>
          <w:rStyle w:val="CommentReference"/>
        </w:rPr>
        <w:commentReference w:id="15"/>
      </w:r>
      <w:r w:rsidR="00CB4CB2" w:rsidRPr="00025F35">
        <w:rPr>
          <w:rFonts w:ascii="Arial" w:hAnsi="Arial" w:cs="Arial"/>
        </w:rPr>
        <w:t xml:space="preserve"> antibiotic treatment and potentially missed signal</w:t>
      </w:r>
      <w:r w:rsidR="004B3368">
        <w:rPr>
          <w:rFonts w:ascii="Arial" w:hAnsi="Arial" w:cs="Arial"/>
        </w:rPr>
        <w:t>s</w:t>
      </w:r>
      <w:r w:rsidR="00CB4CB2" w:rsidRPr="00025F35">
        <w:rPr>
          <w:rFonts w:ascii="Arial" w:hAnsi="Arial" w:cs="Arial"/>
        </w:rPr>
        <w:t xml:space="preserve"> of an outbreak can lead to significant morbidity</w:t>
      </w:r>
      <w:r w:rsidR="00CB4CB2">
        <w:rPr>
          <w:rFonts w:ascii="Arial" w:hAnsi="Arial" w:cs="Arial"/>
        </w:rPr>
        <w:t>, deaths,</w:t>
      </w:r>
      <w:r w:rsidR="00CB4CB2" w:rsidRPr="00025F35">
        <w:rPr>
          <w:rFonts w:ascii="Arial" w:hAnsi="Arial" w:cs="Arial"/>
        </w:rPr>
        <w:t xml:space="preserve"> and health costs</w:t>
      </w:r>
      <w:r w:rsidR="00CB4CB2">
        <w:rPr>
          <w:rFonts w:ascii="Arial" w:hAnsi="Arial" w:cs="Arial"/>
        </w:rPr>
        <w:t xml:space="preserve">. </w:t>
      </w:r>
      <w:ins w:id="16" w:author="Claudia A Munoz-Zanzi" w:date="2024-03-06T13:24:00Z">
        <w:r w:rsidR="008B272D">
          <w:rPr>
            <w:rFonts w:ascii="Arial" w:hAnsi="Arial" w:cs="Arial"/>
          </w:rPr>
          <w:t>Additionally, l</w:t>
        </w:r>
      </w:ins>
      <w:del w:id="17" w:author="Claudia A Munoz-Zanzi" w:date="2024-03-06T13:24:00Z">
        <w:r w:rsidR="004B3368" w:rsidDel="008B272D">
          <w:rPr>
            <w:rFonts w:ascii="Arial" w:hAnsi="Arial" w:cs="Arial"/>
          </w:rPr>
          <w:delText>L</w:delText>
        </w:r>
      </w:del>
      <w:r w:rsidR="00F7568D">
        <w:rPr>
          <w:rFonts w:ascii="Arial" w:eastAsia="WenQuanYi Micro Hei" w:hAnsi="Arial" w:cs="Arial"/>
        </w:rPr>
        <w:t xml:space="preserve">eptospirosis diagnosis as part of </w:t>
      </w:r>
      <w:r w:rsidR="00914FC5">
        <w:rPr>
          <w:rFonts w:ascii="Arial" w:eastAsia="WenQuanYi Micro Hei" w:hAnsi="Arial" w:cs="Arial"/>
        </w:rPr>
        <w:t xml:space="preserve">public health disease </w:t>
      </w:r>
      <w:r w:rsidR="00F84AA5">
        <w:rPr>
          <w:rFonts w:ascii="Arial" w:eastAsia="WenQuanYi Micro Hei" w:hAnsi="Arial" w:cs="Arial"/>
        </w:rPr>
        <w:t>surveillance is critical</w:t>
      </w:r>
      <w:r w:rsidR="00914FC5">
        <w:rPr>
          <w:rFonts w:ascii="Arial" w:eastAsia="WenQuanYi Micro Hei" w:hAnsi="Arial" w:cs="Arial"/>
        </w:rPr>
        <w:t xml:space="preserve"> </w:t>
      </w:r>
      <w:r w:rsidR="00F84AA5">
        <w:rPr>
          <w:rFonts w:ascii="Arial" w:eastAsia="WenQuanYi Micro Hei" w:hAnsi="Arial" w:cs="Arial"/>
        </w:rPr>
        <w:t>to identify any shifts in the local epidemiology</w:t>
      </w:r>
      <w:ins w:id="18" w:author="Claudia A Munoz-Zanzi" w:date="2024-03-06T13:24:00Z">
        <w:r w:rsidR="008B272D">
          <w:rPr>
            <w:rFonts w:ascii="Arial" w:eastAsia="WenQuanYi Micro Hei" w:hAnsi="Arial" w:cs="Arial"/>
          </w:rPr>
          <w:t xml:space="preserve">, </w:t>
        </w:r>
      </w:ins>
      <w:del w:id="19" w:author="Claudia A Munoz-Zanzi" w:date="2024-03-06T13:24:00Z">
        <w:r w:rsidR="00F84AA5" w:rsidDel="008B272D">
          <w:rPr>
            <w:rFonts w:ascii="Arial" w:eastAsia="WenQuanYi Micro Hei" w:hAnsi="Arial" w:cs="Arial"/>
          </w:rPr>
          <w:delText xml:space="preserve"> and </w:delText>
        </w:r>
      </w:del>
      <w:r w:rsidR="00F84AA5">
        <w:rPr>
          <w:rFonts w:ascii="Arial" w:eastAsia="WenQuanYi Micro Hei" w:hAnsi="Arial" w:cs="Arial"/>
        </w:rPr>
        <w:t>to identify outbreaks early</w:t>
      </w:r>
      <w:ins w:id="20" w:author="Claudia A Munoz-Zanzi" w:date="2024-03-06T13:24:00Z">
        <w:r w:rsidR="008B272D">
          <w:rPr>
            <w:rFonts w:ascii="Arial" w:eastAsia="WenQuanYi Micro Hei" w:hAnsi="Arial" w:cs="Arial"/>
          </w:rPr>
          <w:t>, and to inform public health interventions</w:t>
        </w:r>
      </w:ins>
      <w:r w:rsidR="00F84AA5">
        <w:rPr>
          <w:rFonts w:ascii="Arial" w:eastAsia="WenQuanYi Micro Hei" w:hAnsi="Arial" w:cs="Arial"/>
        </w:rPr>
        <w:t>.</w:t>
      </w:r>
      <w:r w:rsidR="00914FC5">
        <w:rPr>
          <w:rFonts w:ascii="Arial" w:eastAsia="WenQuanYi Micro Hei" w:hAnsi="Arial" w:cs="Arial"/>
        </w:rPr>
        <w:t xml:space="preserve"> </w:t>
      </w:r>
      <w:moveFromRangeStart w:id="21" w:author="Claudia A Munoz-Zanzi" w:date="2024-03-06T13:25:00Z" w:name="move160623967"/>
      <w:moveFrom w:id="22" w:author="Claudia A Munoz-Zanzi" w:date="2024-03-06T13:25:00Z">
        <w:r w:rsidR="003A6334" w:rsidDel="008B272D">
          <w:rPr>
            <w:rFonts w:ascii="Arial" w:hAnsi="Arial" w:cs="Arial"/>
          </w:rPr>
          <w:t>Experts recommend</w:t>
        </w:r>
        <w:r w:rsidR="00805848" w:rsidRPr="00537A2B" w:rsidDel="008B272D">
          <w:rPr>
            <w:rFonts w:ascii="Arial" w:hAnsi="Arial" w:cs="Arial"/>
          </w:rPr>
          <w:t xml:space="preserve"> cl</w:t>
        </w:r>
        <w:r w:rsidR="003A6334" w:rsidDel="008B272D">
          <w:rPr>
            <w:rFonts w:ascii="Arial" w:hAnsi="Arial" w:cs="Arial"/>
          </w:rPr>
          <w:t xml:space="preserve">inical laboratory services </w:t>
        </w:r>
        <w:r w:rsidR="00805848" w:rsidRPr="00537A2B" w:rsidDel="008B272D">
          <w:rPr>
            <w:rFonts w:ascii="Arial" w:hAnsi="Arial" w:cs="Arial"/>
          </w:rPr>
          <w:t>should be available at various tiers of the health service</w:t>
        </w:r>
        <w:r w:rsidR="000E6613" w:rsidDel="008B272D">
          <w:rPr>
            <w:rFonts w:ascii="Arial" w:hAnsi="Arial" w:cs="Arial"/>
          </w:rPr>
          <w:t>s</w:t>
        </w:r>
        <w:r w:rsidR="003A6334" w:rsidDel="008B272D">
          <w:rPr>
            <w:rFonts w:ascii="Arial" w:hAnsi="Arial" w:cs="Arial"/>
          </w:rPr>
          <w:t>; h</w:t>
        </w:r>
        <w:r w:rsidR="00805848" w:rsidRPr="00537A2B" w:rsidDel="008B272D">
          <w:rPr>
            <w:rFonts w:ascii="Arial" w:hAnsi="Arial" w:cs="Arial"/>
          </w:rPr>
          <w:t xml:space="preserve">owever, </w:t>
        </w:r>
        <w:r w:rsidR="00700E67" w:rsidDel="008B272D">
          <w:rPr>
            <w:rFonts w:ascii="Arial" w:hAnsi="Arial" w:cs="Arial"/>
            <w:i/>
            <w:iCs/>
          </w:rPr>
          <w:t xml:space="preserve">comprehensive </w:t>
        </w:r>
        <w:r w:rsidR="006C48E2" w:rsidDel="008B272D">
          <w:rPr>
            <w:rFonts w:ascii="Arial" w:hAnsi="Arial" w:cs="Arial"/>
            <w:i/>
            <w:iCs/>
          </w:rPr>
          <w:t xml:space="preserve">diagnostic </w:t>
        </w:r>
        <w:r w:rsidR="00700E67" w:rsidDel="008B272D">
          <w:rPr>
            <w:rFonts w:ascii="Arial" w:hAnsi="Arial" w:cs="Arial"/>
            <w:i/>
            <w:iCs/>
          </w:rPr>
          <w:t>l</w:t>
        </w:r>
        <w:r w:rsidR="003A6334" w:rsidRPr="00803BE3" w:rsidDel="008B272D">
          <w:rPr>
            <w:rFonts w:ascii="Arial" w:hAnsi="Arial" w:cs="Arial"/>
            <w:i/>
            <w:iCs/>
          </w:rPr>
          <w:t>ab</w:t>
        </w:r>
        <w:r w:rsidR="001C67CC" w:rsidRPr="00803BE3" w:rsidDel="008B272D">
          <w:rPr>
            <w:rFonts w:ascii="Arial" w:hAnsi="Arial" w:cs="Arial"/>
            <w:i/>
            <w:iCs/>
          </w:rPr>
          <w:t>oratory</w:t>
        </w:r>
        <w:r w:rsidR="00805848" w:rsidRPr="00803BE3" w:rsidDel="008B272D">
          <w:rPr>
            <w:rFonts w:ascii="Arial" w:hAnsi="Arial" w:cs="Arial"/>
            <w:i/>
            <w:iCs/>
          </w:rPr>
          <w:t xml:space="preserve"> services </w:t>
        </w:r>
        <w:r w:rsidR="00AB4F0E" w:rsidDel="008B272D">
          <w:rPr>
            <w:rFonts w:ascii="Arial" w:hAnsi="Arial" w:cs="Arial"/>
            <w:i/>
            <w:iCs/>
          </w:rPr>
          <w:t xml:space="preserve">for UAFI </w:t>
        </w:r>
        <w:r w:rsidR="00F7568D" w:rsidDel="008B272D">
          <w:rPr>
            <w:rFonts w:ascii="Arial" w:hAnsi="Arial" w:cs="Arial"/>
            <w:i/>
            <w:iCs/>
          </w:rPr>
          <w:t xml:space="preserve">in general </w:t>
        </w:r>
        <w:r w:rsidR="00805848" w:rsidRPr="00803BE3" w:rsidDel="008B272D">
          <w:rPr>
            <w:rFonts w:ascii="Arial" w:hAnsi="Arial" w:cs="Arial"/>
            <w:i/>
            <w:iCs/>
          </w:rPr>
          <w:t xml:space="preserve">remain widely </w:t>
        </w:r>
        <w:r w:rsidR="000E6613" w:rsidRPr="00803BE3" w:rsidDel="008B272D">
          <w:rPr>
            <w:rFonts w:ascii="Arial" w:hAnsi="Arial" w:cs="Arial"/>
            <w:i/>
            <w:iCs/>
          </w:rPr>
          <w:t>inaccessible</w:t>
        </w:r>
        <w:r w:rsidR="004F2DF9" w:rsidRPr="00803BE3" w:rsidDel="008B272D">
          <w:rPr>
            <w:rFonts w:ascii="Arial" w:hAnsi="Arial" w:cs="Arial"/>
            <w:i/>
            <w:iCs/>
          </w:rPr>
          <w:t xml:space="preserve"> in many part</w:t>
        </w:r>
        <w:r w:rsidR="001C67CC" w:rsidRPr="00803BE3" w:rsidDel="008B272D">
          <w:rPr>
            <w:rFonts w:ascii="Arial" w:hAnsi="Arial" w:cs="Arial"/>
            <w:i/>
            <w:iCs/>
          </w:rPr>
          <w:t>s</w:t>
        </w:r>
        <w:r w:rsidR="004F2DF9" w:rsidRPr="00803BE3" w:rsidDel="008B272D">
          <w:rPr>
            <w:rFonts w:ascii="Arial" w:hAnsi="Arial" w:cs="Arial"/>
            <w:i/>
            <w:iCs/>
          </w:rPr>
          <w:t xml:space="preserve"> of the world</w:t>
        </w:r>
        <w:r w:rsidR="000E6613" w:rsidRPr="00803BE3" w:rsidDel="008B272D">
          <w:rPr>
            <w:rFonts w:ascii="Arial" w:hAnsi="Arial" w:cs="Arial"/>
            <w:i/>
            <w:iCs/>
          </w:rPr>
          <w:t xml:space="preserve"> </w:t>
        </w:r>
        <w:r w:rsidR="009B71D9" w:rsidDel="008B272D">
          <w:rPr>
            <w:rFonts w:ascii="Arial" w:hAnsi="Arial" w:cs="Arial"/>
            <w:i/>
            <w:iCs/>
          </w:rPr>
          <w:t>and/or existing guidelines</w:t>
        </w:r>
        <w:r w:rsidR="00B57BA9" w:rsidDel="008B272D">
          <w:rPr>
            <w:rFonts w:ascii="Arial" w:hAnsi="Arial" w:cs="Arial"/>
            <w:i/>
            <w:iCs/>
          </w:rPr>
          <w:t xml:space="preserve"> </w:t>
        </w:r>
        <w:r w:rsidR="009B71D9" w:rsidDel="008B272D">
          <w:rPr>
            <w:rFonts w:ascii="Arial" w:hAnsi="Arial" w:cs="Arial"/>
            <w:i/>
            <w:iCs/>
          </w:rPr>
          <w:t>have low adoption</w:t>
        </w:r>
        <w:r w:rsidR="004E3DFB" w:rsidDel="008B272D">
          <w:rPr>
            <w:rFonts w:ascii="Arial" w:hAnsi="Arial" w:cs="Arial"/>
            <w:i/>
            <w:iCs/>
          </w:rPr>
          <w:t xml:space="preserve"> </w:t>
        </w:r>
        <w:r w:rsidR="001423ED" w:rsidDel="008B272D">
          <w:rPr>
            <w:rFonts w:ascii="Arial" w:hAnsi="Arial" w:cs="Arial"/>
          </w:rPr>
          <w:fldChar w:fldCharType="begin">
            <w:fldData xml:space="preserve">PEVuZE5vdGU+PENpdGU+PEF1dGhvcj5XSE88L0F1dGhvcj48WWVhcj4yMDA0PC9ZZWFyPjxSZWNO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==
</w:fldData>
          </w:fldChar>
        </w:r>
      </w:moveFrom>
      <w:r w:rsidR="008B272D">
        <w:rPr>
          <w:rFonts w:ascii="Arial" w:hAnsi="Arial" w:cs="Arial"/>
        </w:rPr>
        <w:instrText xml:space="preserve"> ADDIN EN.CITE </w:instrText>
      </w:r>
      <w:r w:rsidR="008B272D">
        <w:rPr>
          <w:rFonts w:ascii="Arial" w:hAnsi="Arial" w:cs="Arial"/>
        </w:rPr>
        <w:fldChar w:fldCharType="begin">
          <w:fldData xml:space="preserve">PEVuZE5vdGU+PENpdGU+PEF1dGhvcj5XSE88L0F1dGhvcj48WWVhcj4yMDA0PC9ZZWFyPjxSZWNO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==
</w:fldData>
        </w:fldChar>
      </w:r>
      <w:r w:rsidR="008B272D">
        <w:rPr>
          <w:rFonts w:ascii="Arial" w:hAnsi="Arial" w:cs="Arial"/>
        </w:rPr>
        <w:instrText xml:space="preserve"> ADDIN EN.CITE.DATA </w:instrText>
      </w:r>
      <w:r w:rsidR="008B272D">
        <w:rPr>
          <w:rFonts w:ascii="Arial" w:hAnsi="Arial" w:cs="Arial"/>
        </w:rPr>
      </w:r>
      <w:r w:rsidR="008B272D">
        <w:rPr>
          <w:rFonts w:ascii="Arial" w:hAnsi="Arial" w:cs="Arial"/>
        </w:rPr>
        <w:fldChar w:fldCharType="end"/>
      </w:r>
      <w:del w:id="23" w:author="Claudia A Munoz-Zanzi" w:date="2024-03-06T13:25:00Z">
        <w:r w:rsidR="001423ED" w:rsidDel="008B272D">
          <w:rPr>
            <w:rFonts w:ascii="Arial" w:hAnsi="Arial" w:cs="Arial"/>
          </w:rPr>
        </w:r>
      </w:del>
      <w:moveFrom w:id="24" w:author="Claudia A Munoz-Zanzi" w:date="2024-03-06T13:25:00Z">
        <w:r w:rsidR="001423ED" w:rsidDel="008B272D">
          <w:rPr>
            <w:rFonts w:ascii="Arial" w:hAnsi="Arial" w:cs="Arial"/>
          </w:rPr>
          <w:fldChar w:fldCharType="separate"/>
        </w:r>
      </w:moveFrom>
      <w:r w:rsidR="008B272D">
        <w:rPr>
          <w:rFonts w:ascii="Arial" w:hAnsi="Arial" w:cs="Arial"/>
          <w:noProof/>
        </w:rPr>
        <w:t>[18-21]</w:t>
      </w:r>
      <w:moveFrom w:id="25" w:author="Claudia A Munoz-Zanzi" w:date="2024-03-06T13:25:00Z">
        <w:r w:rsidR="001423ED" w:rsidDel="008B272D">
          <w:rPr>
            <w:rFonts w:ascii="Arial" w:hAnsi="Arial" w:cs="Arial"/>
          </w:rPr>
          <w:fldChar w:fldCharType="end"/>
        </w:r>
        <w:r w:rsidR="004E3DFB" w:rsidDel="008B272D">
          <w:rPr>
            <w:rFonts w:ascii="Arial" w:hAnsi="Arial" w:cs="Arial"/>
          </w:rPr>
          <w:t>.</w:t>
        </w:r>
        <w:r w:rsidR="00700E67" w:rsidDel="008B272D">
          <w:rPr>
            <w:rFonts w:ascii="Arial" w:hAnsi="Arial" w:cs="Arial"/>
          </w:rPr>
          <w:t xml:space="preserve"> </w:t>
        </w:r>
      </w:moveFrom>
      <w:moveFromRangeEnd w:id="21"/>
      <w:r w:rsidR="005C5B0F">
        <w:rPr>
          <w:rFonts w:ascii="Arial" w:hAnsi="Arial" w:cs="Arial"/>
        </w:rPr>
        <w:t xml:space="preserve">Leptospirosis diagnostic options have improved in the last years through the availability of commercial “rapid” serologic </w:t>
      </w:r>
      <w:r w:rsidR="00A4151E">
        <w:rPr>
          <w:rFonts w:ascii="Arial" w:hAnsi="Arial" w:cs="Arial"/>
        </w:rPr>
        <w:t xml:space="preserve">tests </w:t>
      </w:r>
      <w:r w:rsidR="004E3DFB">
        <w:rPr>
          <w:rFonts w:ascii="Arial" w:hAnsi="Arial" w:cs="Arial"/>
        </w:rPr>
        <w:t>and</w:t>
      </w:r>
      <w:r w:rsidR="00F7568D">
        <w:rPr>
          <w:rFonts w:ascii="Arial" w:hAnsi="Arial" w:cs="Arial"/>
        </w:rPr>
        <w:t xml:space="preserve"> </w:t>
      </w:r>
      <w:r w:rsidR="00A4151E">
        <w:rPr>
          <w:rFonts w:ascii="Arial" w:hAnsi="Arial" w:cs="Arial"/>
        </w:rPr>
        <w:t>PCR</w:t>
      </w:r>
      <w:r w:rsidR="004E3DFB">
        <w:rPr>
          <w:rFonts w:ascii="Arial" w:hAnsi="Arial" w:cs="Arial"/>
        </w:rPr>
        <w:t xml:space="preserve"> methods</w:t>
      </w:r>
      <w:r w:rsidR="00635B4B">
        <w:rPr>
          <w:rFonts w:ascii="Arial" w:hAnsi="Arial" w:cs="Arial"/>
        </w:rPr>
        <w:t xml:space="preserve">; however, their utilization </w:t>
      </w:r>
      <w:r w:rsidR="00A03BC6">
        <w:rPr>
          <w:rFonts w:ascii="Arial" w:hAnsi="Arial" w:cs="Arial"/>
        </w:rPr>
        <w:t xml:space="preserve">is variable depending on the </w:t>
      </w:r>
      <w:r w:rsidR="00635B4B">
        <w:rPr>
          <w:rFonts w:ascii="Arial" w:hAnsi="Arial" w:cs="Arial"/>
        </w:rPr>
        <w:t xml:space="preserve">healthcare facility. </w:t>
      </w:r>
      <w:r w:rsidR="005E46A2">
        <w:rPr>
          <w:rFonts w:ascii="Arial" w:hAnsi="Arial" w:cs="Arial"/>
        </w:rPr>
        <w:t>There are correlat</w:t>
      </w:r>
      <w:ins w:id="26" w:author="Claudia A Munoz-Zanzi" w:date="2024-03-06T16:53:00Z">
        <w:r w:rsidR="00106995">
          <w:rPr>
            <w:rFonts w:ascii="Arial" w:hAnsi="Arial" w:cs="Arial"/>
          </w:rPr>
          <w:t>ions</w:t>
        </w:r>
      </w:ins>
      <w:del w:id="27" w:author="Claudia A Munoz-Zanzi" w:date="2024-03-06T16:53:00Z">
        <w:r w:rsidR="005E46A2" w:rsidDel="00106995">
          <w:rPr>
            <w:rFonts w:ascii="Arial" w:hAnsi="Arial" w:cs="Arial"/>
          </w:rPr>
          <w:delText>es</w:delText>
        </w:r>
      </w:del>
      <w:r w:rsidR="005E46A2">
        <w:rPr>
          <w:rFonts w:ascii="Arial" w:hAnsi="Arial" w:cs="Arial"/>
        </w:rPr>
        <w:t>, often linked t</w:t>
      </w:r>
      <w:r w:rsidR="00975802">
        <w:rPr>
          <w:rFonts w:ascii="Arial" w:hAnsi="Arial" w:cs="Arial"/>
        </w:rPr>
        <w:t>hrough</w:t>
      </w:r>
      <w:r w:rsidR="005E46A2">
        <w:rPr>
          <w:rFonts w:ascii="Arial" w:hAnsi="Arial" w:cs="Arial"/>
        </w:rPr>
        <w:t xml:space="preserve"> social determinants of health, among </w:t>
      </w:r>
      <w:r w:rsidR="00A331CB">
        <w:rPr>
          <w:rFonts w:ascii="Arial" w:hAnsi="Arial" w:cs="Arial"/>
        </w:rPr>
        <w:t xml:space="preserve">factors associated with </w:t>
      </w:r>
      <w:r w:rsidR="005E46A2">
        <w:rPr>
          <w:rFonts w:ascii="Arial" w:hAnsi="Arial" w:cs="Arial"/>
        </w:rPr>
        <w:t xml:space="preserve">low </w:t>
      </w:r>
      <w:r w:rsidR="00A331CB">
        <w:rPr>
          <w:rFonts w:ascii="Arial" w:hAnsi="Arial" w:cs="Arial"/>
        </w:rPr>
        <w:t xml:space="preserve">access to diagnostic services </w:t>
      </w:r>
      <w:r w:rsidR="005E46A2">
        <w:rPr>
          <w:rFonts w:ascii="Arial" w:hAnsi="Arial" w:cs="Arial"/>
        </w:rPr>
        <w:t xml:space="preserve">and </w:t>
      </w:r>
      <w:r w:rsidR="00A331CB">
        <w:rPr>
          <w:rFonts w:ascii="Arial" w:hAnsi="Arial" w:cs="Arial"/>
        </w:rPr>
        <w:t xml:space="preserve">factors associated with </w:t>
      </w:r>
      <w:r w:rsidR="005E46A2">
        <w:rPr>
          <w:rFonts w:ascii="Arial" w:hAnsi="Arial" w:cs="Arial"/>
        </w:rPr>
        <w:t xml:space="preserve">high </w:t>
      </w:r>
      <w:r w:rsidR="00A03BC6">
        <w:rPr>
          <w:rFonts w:ascii="Arial" w:hAnsi="Arial" w:cs="Arial"/>
        </w:rPr>
        <w:t xml:space="preserve">leptospirosis </w:t>
      </w:r>
      <w:r w:rsidR="00A331CB">
        <w:rPr>
          <w:rFonts w:ascii="Arial" w:hAnsi="Arial" w:cs="Arial"/>
        </w:rPr>
        <w:t xml:space="preserve">infection </w:t>
      </w:r>
      <w:r w:rsidR="00A03BC6">
        <w:rPr>
          <w:rFonts w:ascii="Arial" w:hAnsi="Arial" w:cs="Arial"/>
        </w:rPr>
        <w:t>risk</w:t>
      </w:r>
      <w:r w:rsidR="004B3368">
        <w:rPr>
          <w:rFonts w:ascii="Arial" w:hAnsi="Arial" w:cs="Arial"/>
        </w:rPr>
        <w:t>. This le</w:t>
      </w:r>
      <w:r w:rsidR="005E46A2">
        <w:rPr>
          <w:rFonts w:ascii="Arial" w:hAnsi="Arial" w:cs="Arial"/>
        </w:rPr>
        <w:t>ads</w:t>
      </w:r>
      <w:r w:rsidR="004B3368">
        <w:rPr>
          <w:rFonts w:ascii="Arial" w:hAnsi="Arial" w:cs="Arial"/>
        </w:rPr>
        <w:t xml:space="preserve"> to the more vulnerable communities as the ones with </w:t>
      </w:r>
      <w:r w:rsidR="00914FC5">
        <w:rPr>
          <w:rFonts w:ascii="Arial" w:hAnsi="Arial" w:cs="Arial"/>
        </w:rPr>
        <w:t>less-than-optimal</w:t>
      </w:r>
      <w:r w:rsidR="00DE55C1">
        <w:rPr>
          <w:rFonts w:ascii="Arial" w:hAnsi="Arial" w:cs="Arial"/>
        </w:rPr>
        <w:t xml:space="preserve"> services </w:t>
      </w:r>
      <w:r w:rsidR="001C67CC">
        <w:rPr>
          <w:rFonts w:ascii="Arial" w:hAnsi="Arial" w:cs="Arial"/>
        </w:rPr>
        <w:t>affect</w:t>
      </w:r>
      <w:r w:rsidR="005E46A2">
        <w:rPr>
          <w:rFonts w:ascii="Arial" w:hAnsi="Arial" w:cs="Arial"/>
        </w:rPr>
        <w:t>ing</w:t>
      </w:r>
      <w:r w:rsidR="001C67CC">
        <w:rPr>
          <w:rFonts w:ascii="Arial" w:hAnsi="Arial" w:cs="Arial"/>
        </w:rPr>
        <w:t xml:space="preserve"> patient care </w:t>
      </w:r>
      <w:r w:rsidR="00DE55C1">
        <w:rPr>
          <w:rFonts w:ascii="Arial" w:hAnsi="Arial" w:cs="Arial"/>
        </w:rPr>
        <w:t>quality</w:t>
      </w:r>
      <w:r w:rsidR="004B3368">
        <w:rPr>
          <w:rFonts w:ascii="Arial" w:hAnsi="Arial" w:cs="Arial"/>
        </w:rPr>
        <w:t xml:space="preserve"> </w:t>
      </w:r>
      <w:r w:rsidR="00DE55C1">
        <w:rPr>
          <w:rFonts w:ascii="Arial" w:hAnsi="Arial" w:cs="Arial"/>
        </w:rPr>
        <w:t>and contribut</w:t>
      </w:r>
      <w:r w:rsidR="00975802">
        <w:rPr>
          <w:rFonts w:ascii="Arial" w:hAnsi="Arial" w:cs="Arial"/>
        </w:rPr>
        <w:t>ing</w:t>
      </w:r>
      <w:r w:rsidR="00DE55C1">
        <w:rPr>
          <w:rFonts w:ascii="Arial" w:hAnsi="Arial" w:cs="Arial"/>
        </w:rPr>
        <w:t xml:space="preserve"> </w:t>
      </w:r>
      <w:r w:rsidR="00EE7AC4">
        <w:rPr>
          <w:rFonts w:ascii="Arial" w:hAnsi="Arial" w:cs="Arial"/>
        </w:rPr>
        <w:t xml:space="preserve">to </w:t>
      </w:r>
      <w:r w:rsidR="00DE55C1">
        <w:rPr>
          <w:rFonts w:ascii="Arial" w:hAnsi="Arial" w:cs="Arial"/>
        </w:rPr>
        <w:t>health inequ</w:t>
      </w:r>
      <w:r w:rsidR="004B3368">
        <w:rPr>
          <w:rFonts w:ascii="Arial" w:hAnsi="Arial" w:cs="Arial"/>
        </w:rPr>
        <w:t>alities</w:t>
      </w:r>
      <w:r w:rsidR="001547BA">
        <w:rPr>
          <w:rFonts w:ascii="Arial" w:hAnsi="Arial" w:cs="Arial"/>
        </w:rPr>
        <w:t>.</w:t>
      </w:r>
      <w:ins w:id="28" w:author="Claudia A Munoz-Zanzi" w:date="2024-03-06T16:54:00Z">
        <w:r w:rsidR="00106995">
          <w:rPr>
            <w:rFonts w:ascii="Arial" w:hAnsi="Arial" w:cs="Arial"/>
          </w:rPr>
          <w:t xml:space="preserve"> [ efforts to improve guidelines for clinical </w:t>
        </w:r>
      </w:ins>
      <w:ins w:id="29" w:author="Claudia A Munoz-Zanzi" w:date="2024-03-06T16:55:00Z">
        <w:r w:rsidR="00106995">
          <w:rPr>
            <w:rFonts w:ascii="Arial" w:hAnsi="Arial" w:cs="Arial"/>
          </w:rPr>
          <w:t>care, diagnostic stewardship informs who to test, with what test</w:t>
        </w:r>
        <w:proofErr w:type="gramStart"/>
        <w:r w:rsidR="00106995">
          <w:rPr>
            <w:rFonts w:ascii="Arial" w:hAnsi="Arial" w:cs="Arial"/>
          </w:rPr>
          <w:t xml:space="preserve"> ..</w:t>
        </w:r>
        <w:proofErr w:type="gramEnd"/>
        <w:r w:rsidR="00106995">
          <w:rPr>
            <w:rFonts w:ascii="Arial" w:hAnsi="Arial" w:cs="Arial"/>
          </w:rPr>
          <w:t xml:space="preserve"> aimed to decrease overuse of antibiotics</w:t>
        </w:r>
        <w:proofErr w:type="gramStart"/>
        <w:r w:rsidR="00106995">
          <w:rPr>
            <w:rFonts w:ascii="Arial" w:hAnsi="Arial" w:cs="Arial"/>
          </w:rPr>
          <w:t xml:space="preserve"> ..</w:t>
        </w:r>
        <w:proofErr w:type="gramEnd"/>
        <w:r w:rsidR="00106995">
          <w:rPr>
            <w:rFonts w:ascii="Arial" w:hAnsi="Arial" w:cs="Arial"/>
          </w:rPr>
          <w:t xml:space="preserve"> but need to be understood in </w:t>
        </w:r>
      </w:ins>
      <w:ins w:id="30" w:author="Claudia A Munoz-Zanzi" w:date="2024-03-06T16:56:00Z">
        <w:r w:rsidR="00106995">
          <w:rPr>
            <w:rFonts w:ascii="Arial" w:hAnsi="Arial" w:cs="Arial"/>
          </w:rPr>
          <w:t xml:space="preserve">local </w:t>
        </w:r>
        <w:proofErr w:type="gramStart"/>
        <w:r w:rsidR="00106995">
          <w:rPr>
            <w:rFonts w:ascii="Arial" w:hAnsi="Arial" w:cs="Arial"/>
          </w:rPr>
          <w:t>context ]</w:t>
        </w:r>
        <w:proofErr w:type="gramEnd"/>
        <w:r w:rsidR="00106995">
          <w:rPr>
            <w:rFonts w:ascii="Arial" w:hAnsi="Arial" w:cs="Arial"/>
          </w:rPr>
          <w:t xml:space="preserve"> </w:t>
        </w:r>
      </w:ins>
      <w:r w:rsidR="00914FC5">
        <w:rPr>
          <w:rFonts w:ascii="Arial" w:hAnsi="Arial" w:cs="Arial"/>
        </w:rPr>
        <w:t xml:space="preserve">   </w:t>
      </w:r>
      <w:r w:rsidR="001D6441">
        <w:rPr>
          <w:rFonts w:ascii="Arial" w:hAnsi="Arial" w:cs="Arial"/>
        </w:rPr>
        <w:t xml:space="preserve"> </w:t>
      </w:r>
      <w:r w:rsidR="001547BA">
        <w:rPr>
          <w:rFonts w:ascii="Arial" w:hAnsi="Arial" w:cs="Arial"/>
        </w:rPr>
        <w:t xml:space="preserve"> </w:t>
      </w:r>
    </w:p>
    <w:p w14:paraId="609A1390" w14:textId="02384B72" w:rsidR="009B6E9D" w:rsidRPr="00BC54C7" w:rsidRDefault="00955212" w:rsidP="00BC54C7">
      <w:pPr>
        <w:pStyle w:val="ListParagraph"/>
        <w:numPr>
          <w:ilvl w:val="0"/>
          <w:numId w:val="20"/>
        </w:numPr>
        <w:spacing w:line="240" w:lineRule="auto"/>
        <w:rPr>
          <w:rFonts w:ascii="Arial" w:hAnsi="Arial" w:cs="Arial"/>
          <w:b/>
        </w:rPr>
      </w:pPr>
      <w:commentRangeStart w:id="31"/>
      <w:r w:rsidRPr="00BC54C7">
        <w:rPr>
          <w:rFonts w:ascii="Arial" w:hAnsi="Arial" w:cs="Arial"/>
          <w:b/>
        </w:rPr>
        <w:t>INNOVATION</w:t>
      </w:r>
      <w:commentRangeEnd w:id="31"/>
      <w:r w:rsidR="00B84172">
        <w:rPr>
          <w:rStyle w:val="CommentReference"/>
        </w:rPr>
        <w:commentReference w:id="31"/>
      </w:r>
    </w:p>
    <w:p w14:paraId="5CF055A3" w14:textId="366F956F" w:rsidR="004B3368" w:rsidRPr="00D03BE7" w:rsidRDefault="00896C8E" w:rsidP="00827A3B">
      <w:pPr>
        <w:spacing w:line="240" w:lineRule="auto"/>
        <w:rPr>
          <w:rFonts w:ascii="Arial" w:hAnsi="Arial" w:cs="Arial"/>
          <w:iCs/>
        </w:rPr>
      </w:pPr>
      <w:r w:rsidRPr="00896C8E">
        <w:rPr>
          <w:rFonts w:ascii="Arial" w:hAnsi="Arial" w:cs="Arial"/>
          <w:b/>
          <w:bCs/>
        </w:rPr>
        <w:t>Methods for obtaining more realistic estimate of infection burden</w:t>
      </w:r>
      <w:r>
        <w:rPr>
          <w:rFonts w:ascii="Arial" w:hAnsi="Arial" w:cs="Arial"/>
        </w:rPr>
        <w:t xml:space="preserve">. </w:t>
      </w:r>
      <w:r w:rsidR="004B3368">
        <w:rPr>
          <w:rFonts w:ascii="Arial" w:hAnsi="Arial" w:cs="Arial"/>
        </w:rPr>
        <w:t>Surveillance with appropriate case diagnosis is needed to understand the local epidemiology, identify high risk areas, and setting priorities for prevention and control programs</w:t>
      </w:r>
      <w:r w:rsidR="004E3DFB">
        <w:rPr>
          <w:rFonts w:ascii="Arial" w:hAnsi="Arial" w:cs="Arial"/>
        </w:rPr>
        <w:t xml:space="preserve"> </w:t>
      </w:r>
      <w:r w:rsidR="004B3368">
        <w:rPr>
          <w:rFonts w:ascii="Arial" w:hAnsi="Arial" w:cs="Arial"/>
        </w:rPr>
        <w:fldChar w:fldCharType="begin">
          <w:fldData xml:space="preserve">PEVuZE5vdGU+PENpdGU+PEF1dGhvcj5QcmFzYWQ8L0F1dGhvcj48WWVhcj4yMDE1PC9ZZWFyPjxS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</w:fldData>
        </w:fldChar>
      </w:r>
      <w:r w:rsidR="004B3368">
        <w:rPr>
          <w:rFonts w:ascii="Arial" w:hAnsi="Arial" w:cs="Arial"/>
        </w:rPr>
        <w:instrText xml:space="preserve"> ADDIN EN.CITE </w:instrText>
      </w:r>
      <w:r w:rsidR="004B3368">
        <w:rPr>
          <w:rFonts w:ascii="Arial" w:hAnsi="Arial" w:cs="Arial"/>
        </w:rPr>
        <w:fldChar w:fldCharType="begin">
          <w:fldData xml:space="preserve">PEVuZE5vdGU+PENpdGU+PEF1dGhvcj5QcmFzYWQ8L0F1dGhvcj48WWVhcj4yMDE1PC9ZZWFyPjxS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</w:fldData>
        </w:fldChar>
      </w:r>
      <w:r w:rsidR="004B3368">
        <w:rPr>
          <w:rFonts w:ascii="Arial" w:hAnsi="Arial" w:cs="Arial"/>
        </w:rPr>
        <w:instrText xml:space="preserve"> ADDIN EN.CITE.DATA </w:instrText>
      </w:r>
      <w:r w:rsidR="004B3368">
        <w:rPr>
          <w:rFonts w:ascii="Arial" w:hAnsi="Arial" w:cs="Arial"/>
        </w:rPr>
      </w:r>
      <w:r w:rsidR="004B3368">
        <w:rPr>
          <w:rFonts w:ascii="Arial" w:hAnsi="Arial" w:cs="Arial"/>
        </w:rPr>
        <w:fldChar w:fldCharType="end"/>
      </w:r>
      <w:r w:rsidR="004B3368">
        <w:rPr>
          <w:rFonts w:ascii="Arial" w:hAnsi="Arial" w:cs="Arial"/>
        </w:rPr>
      </w:r>
      <w:r w:rsidR="004B3368">
        <w:rPr>
          <w:rFonts w:ascii="Arial" w:hAnsi="Arial" w:cs="Arial"/>
        </w:rPr>
        <w:fldChar w:fldCharType="separate"/>
      </w:r>
      <w:r w:rsidR="004B3368">
        <w:rPr>
          <w:rFonts w:ascii="Arial" w:hAnsi="Arial" w:cs="Arial"/>
          <w:noProof/>
        </w:rPr>
        <w:t>[17]</w:t>
      </w:r>
      <w:r w:rsidR="004B3368">
        <w:rPr>
          <w:rFonts w:ascii="Arial" w:hAnsi="Arial" w:cs="Arial"/>
        </w:rPr>
        <w:fldChar w:fldCharType="end"/>
      </w:r>
      <w:r w:rsidR="004E3DFB">
        <w:rPr>
          <w:rFonts w:ascii="Arial" w:hAnsi="Arial" w:cs="Arial"/>
        </w:rPr>
        <w:t>.</w:t>
      </w:r>
      <w:r w:rsidR="004B3368">
        <w:rPr>
          <w:rFonts w:ascii="Arial" w:hAnsi="Arial" w:cs="Arial"/>
        </w:rPr>
        <w:t xml:space="preserve"> Estimating disease burden is challenging for leptospirosis and many other tropical infections due to variable case detection practices, imperfect testing, and limited healthcare resources. Passively reported data are accessible but often biased and underestimated. Current approaches to prevalence estimation often ignore one or more of these factors due to limited data and modeling capabilities. For this proposed project, we will use our valuable dataset generated from active surveillance of UAFI patients </w:t>
      </w:r>
      <w:r w:rsidR="004B3368">
        <w:rPr>
          <w:rFonts w:ascii="Arial" w:hAnsi="Arial" w:cs="Arial"/>
        </w:rPr>
        <w:lastRenderedPageBreak/>
        <w:t>at emergency rooms who were systematically tested for leptospirosis. These types of data provide the necessary components to develop novel methodology for disease burden estimation accounting for under-reporting from these common factors</w:t>
      </w:r>
      <w:r w:rsidR="00F44CCE">
        <w:rPr>
          <w:rFonts w:ascii="Arial" w:hAnsi="Arial" w:cs="Arial"/>
        </w:rPr>
        <w:t xml:space="preserve"> </w:t>
      </w:r>
      <w:r w:rsidR="00F44CCE">
        <w:rPr>
          <w:rFonts w:ascii="Arial" w:hAnsi="Arial" w:cs="Arial"/>
        </w:rPr>
        <w:fldChar w:fldCharType="begin">
          <w:fldData xml:space="preserve">PEVuZE5vdGU+PENpdGU+PEF1dGhvcj5XYXJuYXNla2FyYTwvQXV0aG9yPjxZZWFyPjIwMjI8L1ll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==
</w:fldData>
        </w:fldChar>
      </w:r>
      <w:r w:rsidR="00F44CCE">
        <w:rPr>
          <w:rFonts w:ascii="Arial" w:hAnsi="Arial" w:cs="Arial"/>
        </w:rPr>
        <w:instrText xml:space="preserve"> ADDIN EN.CITE </w:instrText>
      </w:r>
      <w:r w:rsidR="00F44CCE">
        <w:rPr>
          <w:rFonts w:ascii="Arial" w:hAnsi="Arial" w:cs="Arial"/>
        </w:rPr>
        <w:fldChar w:fldCharType="begin">
          <w:fldData xml:space="preserve">PEVuZE5vdGU+PENpdGU+PEF1dGhvcj5XYXJuYXNla2FyYTwvQXV0aG9yPjxZZWFyPjIwMjI8L1ll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==
</w:fldData>
        </w:fldChar>
      </w:r>
      <w:r w:rsidR="00F44CCE">
        <w:rPr>
          <w:rFonts w:ascii="Arial" w:hAnsi="Arial" w:cs="Arial"/>
        </w:rPr>
        <w:instrText xml:space="preserve"> ADDIN EN.CITE.DATA </w:instrText>
      </w:r>
      <w:r w:rsidR="00F44CCE">
        <w:rPr>
          <w:rFonts w:ascii="Arial" w:hAnsi="Arial" w:cs="Arial"/>
        </w:rPr>
      </w:r>
      <w:r w:rsidR="00F44CCE">
        <w:rPr>
          <w:rFonts w:ascii="Arial" w:hAnsi="Arial" w:cs="Arial"/>
        </w:rPr>
        <w:fldChar w:fldCharType="end"/>
      </w:r>
      <w:r w:rsidR="00F44CCE">
        <w:rPr>
          <w:rFonts w:ascii="Arial" w:hAnsi="Arial" w:cs="Arial"/>
        </w:rPr>
      </w:r>
      <w:r w:rsidR="00F44CCE">
        <w:rPr>
          <w:rFonts w:ascii="Arial" w:hAnsi="Arial" w:cs="Arial"/>
        </w:rPr>
        <w:fldChar w:fldCharType="separate"/>
      </w:r>
      <w:r w:rsidR="00F44CCE">
        <w:rPr>
          <w:rFonts w:ascii="Arial" w:hAnsi="Arial" w:cs="Arial"/>
          <w:noProof/>
        </w:rPr>
        <w:t>[23]</w:t>
      </w:r>
      <w:r w:rsidR="00F44CCE">
        <w:rPr>
          <w:rFonts w:ascii="Arial" w:hAnsi="Arial" w:cs="Arial"/>
        </w:rPr>
        <w:fldChar w:fldCharType="end"/>
      </w:r>
      <w:r w:rsidR="004B3368">
        <w:rPr>
          <w:rFonts w:ascii="Arial" w:hAnsi="Arial" w:cs="Arial"/>
        </w:rPr>
        <w:t xml:space="preserve">. </w:t>
      </w:r>
      <w:r w:rsidR="00EB7961">
        <w:rPr>
          <w:rFonts w:ascii="Arial" w:hAnsi="Arial" w:cs="Arial"/>
        </w:rPr>
        <w:t xml:space="preserve">While others have used manual multipliers methods </w:t>
      </w:r>
      <w:r w:rsidR="00EB7961">
        <w:rPr>
          <w:rFonts w:ascii="Arial" w:hAnsi="Arial" w:cs="Arial"/>
        </w:rPr>
        <w:fldChar w:fldCharType="begin">
          <w:fldData xml:space="preserve">PEVuZE5vdGU+PENpdGU+PEF1dGhvcj5CaWdnczwvQXV0aG9yPjxZZWFyPjIwMTM8L1llYXI+PFJl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</w:fldData>
        </w:fldChar>
      </w:r>
      <w:r w:rsidR="00EB7961">
        <w:rPr>
          <w:rFonts w:ascii="Arial" w:hAnsi="Arial" w:cs="Arial"/>
        </w:rPr>
        <w:instrText xml:space="preserve"> ADDIN EN.CITE </w:instrText>
      </w:r>
      <w:r w:rsidR="00EB7961">
        <w:rPr>
          <w:rFonts w:ascii="Arial" w:hAnsi="Arial" w:cs="Arial"/>
        </w:rPr>
        <w:fldChar w:fldCharType="begin">
          <w:fldData xml:space="preserve">PEVuZE5vdGU+PENpdGU+PEF1dGhvcj5CaWdnczwvQXV0aG9yPjxZZWFyPjIwMTM8L1llYXI+PFJl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</w:fldData>
        </w:fldChar>
      </w:r>
      <w:r w:rsidR="00EB7961">
        <w:rPr>
          <w:rFonts w:ascii="Arial" w:hAnsi="Arial" w:cs="Arial"/>
        </w:rPr>
        <w:instrText xml:space="preserve"> ADDIN EN.CITE.DATA </w:instrText>
      </w:r>
      <w:r w:rsidR="00EB7961">
        <w:rPr>
          <w:rFonts w:ascii="Arial" w:hAnsi="Arial" w:cs="Arial"/>
        </w:rPr>
      </w:r>
      <w:r w:rsidR="00EB7961">
        <w:rPr>
          <w:rFonts w:ascii="Arial" w:hAnsi="Arial" w:cs="Arial"/>
        </w:rPr>
        <w:fldChar w:fldCharType="end"/>
      </w:r>
      <w:r w:rsidR="00EB7961">
        <w:rPr>
          <w:rFonts w:ascii="Arial" w:hAnsi="Arial" w:cs="Arial"/>
        </w:rPr>
      </w:r>
      <w:r w:rsidR="00EB7961">
        <w:rPr>
          <w:rFonts w:ascii="Arial" w:hAnsi="Arial" w:cs="Arial"/>
        </w:rPr>
        <w:fldChar w:fldCharType="separate"/>
      </w:r>
      <w:r w:rsidR="00EB7961">
        <w:rPr>
          <w:rFonts w:ascii="Arial" w:hAnsi="Arial" w:cs="Arial"/>
          <w:noProof/>
        </w:rPr>
        <w:t>[24]</w:t>
      </w:r>
      <w:r w:rsidR="00EB7961">
        <w:rPr>
          <w:rFonts w:ascii="Arial" w:hAnsi="Arial" w:cs="Arial"/>
        </w:rPr>
        <w:fldChar w:fldCharType="end"/>
      </w:r>
      <w:ins w:id="32" w:author="Caitlin Ward" w:date="2024-03-12T09:54:00Z">
        <w:r w:rsidR="00827A3B">
          <w:rPr>
            <w:rFonts w:ascii="Arial" w:hAnsi="Arial" w:cs="Arial"/>
          </w:rPr>
          <w:t xml:space="preserve"> or used only passively collected data</w:t>
        </w:r>
      </w:ins>
      <w:del w:id="33" w:author="Caitlin Ward" w:date="2024-03-12T09:54:00Z">
        <w:r w:rsidR="00EB7961" w:rsidDel="00827A3B">
          <w:rPr>
            <w:rFonts w:ascii="Arial" w:hAnsi="Arial" w:cs="Arial"/>
          </w:rPr>
          <w:delText xml:space="preserve">, </w:delText>
        </w:r>
      </w:del>
      <w:ins w:id="34" w:author="Caitlin Ward" w:date="2024-03-12T09:54:00Z">
        <w:r w:rsidR="00827A3B" w:rsidRPr="00F44CCE">
          <w:rPr>
            <w:rFonts w:ascii="Arial" w:hAnsi="Arial" w:cs="Arial"/>
          </w:rPr>
          <w:t xml:space="preserve"> </w:t>
        </w:r>
        <w:r w:rsidR="00827A3B" w:rsidRPr="00F44CCE">
          <w:rPr>
            <w:rFonts w:ascii="Arial" w:hAnsi="Arial" w:cs="Arial"/>
          </w:rPr>
          <w:fldChar w:fldCharType="begin">
            <w:fldData xml:space="preserve">PEVuZE5vdGU+PENpdGU+PEF1dGhvcj5CYW88L0F1dGhvcj48WWVhcj4yMDE1PC9ZZWFyPjxSZWNO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==
</w:fldData>
          </w:fldChar>
        </w:r>
        <w:r w:rsidR="00827A3B">
          <w:rPr>
            <w:rFonts w:ascii="Arial" w:hAnsi="Arial" w:cs="Arial"/>
          </w:rPr>
          <w:instrText xml:space="preserve"> ADDIN EN.CITE </w:instrText>
        </w:r>
        <w:r w:rsidR="00827A3B">
          <w:rPr>
            <w:rFonts w:ascii="Arial" w:hAnsi="Arial" w:cs="Arial"/>
          </w:rPr>
          <w:fldChar w:fldCharType="begin">
            <w:fldData xml:space="preserve">PEVuZE5vdGU+PENpdGU+PEF1dGhvcj5CYW88L0F1dGhvcj48WWVhcj4yMDE1PC9ZZWFyPjxSZWNO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==
</w:fldData>
          </w:fldChar>
        </w:r>
        <w:r w:rsidR="00827A3B">
          <w:rPr>
            <w:rFonts w:ascii="Arial" w:hAnsi="Arial" w:cs="Arial"/>
          </w:rPr>
          <w:instrText xml:space="preserve"> ADDIN EN.CITE.DATA </w:instrText>
        </w:r>
        <w:r w:rsidR="00827A3B">
          <w:rPr>
            <w:rFonts w:ascii="Arial" w:hAnsi="Arial" w:cs="Arial"/>
          </w:rPr>
        </w:r>
        <w:r w:rsidR="00827A3B">
          <w:rPr>
            <w:rFonts w:ascii="Arial" w:hAnsi="Arial" w:cs="Arial"/>
          </w:rPr>
          <w:fldChar w:fldCharType="end"/>
        </w:r>
        <w:r w:rsidR="00827A3B" w:rsidRPr="00F44CCE">
          <w:rPr>
            <w:rFonts w:ascii="Arial" w:hAnsi="Arial" w:cs="Arial"/>
          </w:rPr>
        </w:r>
        <w:r w:rsidR="00827A3B" w:rsidRPr="00F44CCE">
          <w:rPr>
            <w:rFonts w:ascii="Arial" w:hAnsi="Arial" w:cs="Arial"/>
          </w:rPr>
          <w:fldChar w:fldCharType="separate"/>
        </w:r>
        <w:r w:rsidR="00827A3B">
          <w:rPr>
            <w:rFonts w:ascii="Arial" w:hAnsi="Arial" w:cs="Arial"/>
            <w:noProof/>
          </w:rPr>
          <w:t>[25, 26]</w:t>
        </w:r>
        <w:r w:rsidR="00827A3B" w:rsidRPr="00F44CCE">
          <w:rPr>
            <w:rFonts w:ascii="Arial" w:hAnsi="Arial" w:cs="Arial"/>
          </w:rPr>
          <w:fldChar w:fldCharType="end"/>
        </w:r>
      </w:ins>
      <w:ins w:id="35" w:author="Caitlin Ward" w:date="2024-03-12T09:55:00Z">
        <w:r w:rsidR="00827A3B">
          <w:rPr>
            <w:rFonts w:ascii="Arial" w:hAnsi="Arial" w:cs="Arial"/>
          </w:rPr>
          <w:t>, there are no existing methods for incorporating data from active surveillance studies</w:t>
        </w:r>
      </w:ins>
      <w:ins w:id="36" w:author="Caitlin Ward" w:date="2024-03-12T09:56:00Z">
        <w:r w:rsidR="00827A3B">
          <w:rPr>
            <w:rFonts w:ascii="Arial" w:hAnsi="Arial" w:cs="Arial"/>
          </w:rPr>
          <w:t xml:space="preserve"> and </w:t>
        </w:r>
        <w:r w:rsidR="00827A3B" w:rsidRPr="00F44CCE">
          <w:rPr>
            <w:rFonts w:ascii="Arial" w:hAnsi="Arial" w:cs="Arial"/>
          </w:rPr>
          <w:t xml:space="preserve">application </w:t>
        </w:r>
        <w:r w:rsidR="00827A3B">
          <w:rPr>
            <w:rFonts w:ascii="Arial" w:hAnsi="Arial" w:cs="Arial"/>
          </w:rPr>
          <w:t xml:space="preserve">of current methodology </w:t>
        </w:r>
        <w:r w:rsidR="00827A3B" w:rsidRPr="00F44CCE">
          <w:rPr>
            <w:rFonts w:ascii="Arial" w:hAnsi="Arial" w:cs="Arial"/>
          </w:rPr>
          <w:t>to tropical infectious diseases has been limited</w:t>
        </w:r>
        <w:r w:rsidR="00827A3B">
          <w:rPr>
            <w:rFonts w:ascii="Arial" w:hAnsi="Arial" w:cs="Arial"/>
          </w:rPr>
          <w:t>. W</w:t>
        </w:r>
      </w:ins>
      <w:del w:id="37" w:author="Caitlin Ward" w:date="2024-03-12T09:56:00Z">
        <w:r w:rsidR="00EB7961" w:rsidDel="00827A3B">
          <w:rPr>
            <w:rFonts w:ascii="Arial" w:hAnsi="Arial" w:cs="Arial"/>
          </w:rPr>
          <w:delText>w</w:delText>
        </w:r>
      </w:del>
      <w:r w:rsidR="00F44CCE">
        <w:rPr>
          <w:rFonts w:ascii="Arial" w:hAnsi="Arial" w:cs="Arial"/>
        </w:rPr>
        <w:t xml:space="preserve">e will </w:t>
      </w:r>
      <w:del w:id="38" w:author="Caitlin Ward" w:date="2024-03-12T09:50:00Z">
        <w:r w:rsidR="00F44CCE" w:rsidDel="00827A3B">
          <w:rPr>
            <w:rFonts w:ascii="Arial" w:hAnsi="Arial" w:cs="Arial"/>
          </w:rPr>
          <w:delText xml:space="preserve">apply </w:delText>
        </w:r>
      </w:del>
      <w:ins w:id="39" w:author="Caitlin Ward" w:date="2024-03-12T09:50:00Z">
        <w:r w:rsidR="00827A3B">
          <w:rPr>
            <w:rFonts w:ascii="Arial" w:hAnsi="Arial" w:cs="Arial"/>
          </w:rPr>
          <w:t>develop a</w:t>
        </w:r>
      </w:ins>
      <w:ins w:id="40" w:author="Caitlin Ward" w:date="2024-03-12T09:51:00Z">
        <w:r w:rsidR="00827A3B">
          <w:rPr>
            <w:rFonts w:ascii="Arial" w:hAnsi="Arial" w:cs="Arial"/>
          </w:rPr>
          <w:t xml:space="preserve"> novel</w:t>
        </w:r>
      </w:ins>
      <w:ins w:id="41" w:author="Caitlin Ward" w:date="2024-03-12T09:50:00Z">
        <w:r w:rsidR="00827A3B">
          <w:rPr>
            <w:rFonts w:ascii="Arial" w:hAnsi="Arial" w:cs="Arial"/>
          </w:rPr>
          <w:t xml:space="preserve"> </w:t>
        </w:r>
      </w:ins>
      <w:r w:rsidR="004B3368">
        <w:rPr>
          <w:rFonts w:ascii="Arial" w:hAnsi="Arial" w:cs="Arial"/>
        </w:rPr>
        <w:t xml:space="preserve">Bayesian hierarchical </w:t>
      </w:r>
      <w:del w:id="42" w:author="Caitlin Ward" w:date="2024-03-12T09:50:00Z">
        <w:r w:rsidR="004B3368" w:rsidDel="00827A3B">
          <w:rPr>
            <w:rFonts w:ascii="Arial" w:hAnsi="Arial" w:cs="Arial"/>
          </w:rPr>
          <w:delText xml:space="preserve">models </w:delText>
        </w:r>
      </w:del>
      <w:ins w:id="43" w:author="Caitlin Ward" w:date="2024-03-12T09:50:00Z">
        <w:r w:rsidR="00827A3B">
          <w:rPr>
            <w:rFonts w:ascii="Arial" w:hAnsi="Arial" w:cs="Arial"/>
          </w:rPr>
          <w:t>modeling framework</w:t>
        </w:r>
        <w:r w:rsidR="00827A3B">
          <w:rPr>
            <w:rFonts w:ascii="Arial" w:hAnsi="Arial" w:cs="Arial"/>
          </w:rPr>
          <w:t xml:space="preserve"> </w:t>
        </w:r>
      </w:ins>
      <w:r w:rsidR="00F44CCE">
        <w:rPr>
          <w:rFonts w:ascii="Arial" w:hAnsi="Arial" w:cs="Arial"/>
        </w:rPr>
        <w:t xml:space="preserve">which </w:t>
      </w:r>
      <w:del w:id="44" w:author="Caitlin Ward" w:date="2024-03-12T09:50:00Z">
        <w:r w:rsidR="004B3368" w:rsidDel="00827A3B">
          <w:rPr>
            <w:rFonts w:ascii="Arial" w:hAnsi="Arial" w:cs="Arial"/>
          </w:rPr>
          <w:delText>offer a flexible framework to</w:delText>
        </w:r>
      </w:del>
      <w:ins w:id="45" w:author="Caitlin Ward" w:date="2024-03-12T09:50:00Z">
        <w:r w:rsidR="00827A3B">
          <w:rPr>
            <w:rFonts w:ascii="Arial" w:hAnsi="Arial" w:cs="Arial"/>
          </w:rPr>
          <w:t>can</w:t>
        </w:r>
      </w:ins>
      <w:r w:rsidR="004B3368">
        <w:rPr>
          <w:rFonts w:ascii="Arial" w:hAnsi="Arial" w:cs="Arial"/>
        </w:rPr>
        <w:t xml:space="preserve"> </w:t>
      </w:r>
      <w:del w:id="46" w:author="Caitlin Ward" w:date="2024-03-12T09:52:00Z">
        <w:r w:rsidR="004B3368" w:rsidDel="00827A3B">
          <w:rPr>
            <w:rFonts w:ascii="Arial" w:hAnsi="Arial" w:cs="Arial"/>
          </w:rPr>
          <w:delText xml:space="preserve">incorporate </w:delText>
        </w:r>
      </w:del>
      <w:ins w:id="47" w:author="Caitlin Ward" w:date="2024-03-12T09:52:00Z">
        <w:r w:rsidR="00827A3B">
          <w:rPr>
            <w:rFonts w:ascii="Arial" w:hAnsi="Arial" w:cs="Arial"/>
          </w:rPr>
          <w:t>combine</w:t>
        </w:r>
        <w:r w:rsidR="00827A3B">
          <w:rPr>
            <w:rFonts w:ascii="Arial" w:hAnsi="Arial" w:cs="Arial"/>
          </w:rPr>
          <w:t xml:space="preserve"> </w:t>
        </w:r>
      </w:ins>
      <w:ins w:id="48" w:author="Caitlin Ward" w:date="2024-03-12T09:50:00Z">
        <w:r w:rsidR="00827A3B">
          <w:rPr>
            <w:rFonts w:ascii="Arial" w:hAnsi="Arial" w:cs="Arial"/>
          </w:rPr>
          <w:t>active</w:t>
        </w:r>
      </w:ins>
      <w:ins w:id="49" w:author="Caitlin Ward" w:date="2024-03-12T09:53:00Z">
        <w:r w:rsidR="00827A3B">
          <w:rPr>
            <w:rFonts w:ascii="Arial" w:hAnsi="Arial" w:cs="Arial"/>
          </w:rPr>
          <w:t xml:space="preserve"> and passive </w:t>
        </w:r>
      </w:ins>
      <w:ins w:id="50" w:author="Caitlin Ward" w:date="2024-03-12T09:51:00Z">
        <w:r w:rsidR="00827A3B">
          <w:rPr>
            <w:rFonts w:ascii="Arial" w:hAnsi="Arial" w:cs="Arial"/>
          </w:rPr>
          <w:t>surveillance data</w:t>
        </w:r>
      </w:ins>
      <w:ins w:id="51" w:author="Caitlin Ward" w:date="2024-03-12T09:53:00Z">
        <w:r w:rsidR="00827A3B">
          <w:rPr>
            <w:rFonts w:ascii="Arial" w:hAnsi="Arial" w:cs="Arial"/>
          </w:rPr>
          <w:t xml:space="preserve"> while also a</w:t>
        </w:r>
      </w:ins>
      <w:ins w:id="52" w:author="Caitlin Ward" w:date="2024-03-12T09:54:00Z">
        <w:r w:rsidR="00827A3B">
          <w:rPr>
            <w:rFonts w:ascii="Arial" w:hAnsi="Arial" w:cs="Arial"/>
          </w:rPr>
          <w:t>ccounting</w:t>
        </w:r>
      </w:ins>
      <w:ins w:id="53" w:author="Caitlin Ward" w:date="2024-03-12T09:53:00Z">
        <w:r w:rsidR="00827A3B">
          <w:rPr>
            <w:rFonts w:ascii="Arial" w:hAnsi="Arial" w:cs="Arial"/>
          </w:rPr>
          <w:t xml:space="preserve"> for diagnostic uncertainty</w:t>
        </w:r>
      </w:ins>
      <w:ins w:id="54" w:author="Caitlin Ward" w:date="2024-03-12T09:54:00Z">
        <w:r w:rsidR="00827A3B">
          <w:rPr>
            <w:rFonts w:ascii="Arial" w:hAnsi="Arial" w:cs="Arial"/>
          </w:rPr>
          <w:t>.</w:t>
        </w:r>
      </w:ins>
      <w:ins w:id="55" w:author="Caitlin Ward" w:date="2024-03-12T09:56:00Z">
        <w:r w:rsidR="00827A3B">
          <w:rPr>
            <w:rFonts w:ascii="Arial" w:hAnsi="Arial" w:cs="Arial"/>
          </w:rPr>
          <w:t xml:space="preserve"> </w:t>
        </w:r>
      </w:ins>
      <w:ins w:id="56" w:author="Caitlin Ward" w:date="2024-03-12T09:57:00Z">
        <w:r w:rsidR="00827A3B">
          <w:rPr>
            <w:rFonts w:ascii="Arial" w:hAnsi="Arial" w:cs="Arial"/>
          </w:rPr>
          <w:t xml:space="preserve">We </w:t>
        </w:r>
      </w:ins>
      <w:del w:id="57" w:author="Caitlin Ward" w:date="2024-03-12T09:57:00Z">
        <w:r w:rsidR="004B3368" w:rsidDel="00827A3B">
          <w:rPr>
            <w:rFonts w:ascii="Arial" w:hAnsi="Arial" w:cs="Arial"/>
          </w:rPr>
          <w:delText xml:space="preserve">multiple data sources in </w:delText>
        </w:r>
        <w:r w:rsidR="004B3368" w:rsidRPr="00F44CCE" w:rsidDel="00827A3B">
          <w:rPr>
            <w:rFonts w:ascii="Arial" w:hAnsi="Arial" w:cs="Arial"/>
          </w:rPr>
          <w:delText>prevalence estimation</w:delText>
        </w:r>
      </w:del>
      <w:del w:id="58" w:author="Caitlin Ward" w:date="2024-03-12T09:54:00Z">
        <w:r w:rsidR="004E3DFB" w:rsidRPr="00F44CCE" w:rsidDel="00827A3B">
          <w:rPr>
            <w:rFonts w:ascii="Arial" w:hAnsi="Arial" w:cs="Arial"/>
          </w:rPr>
          <w:delText xml:space="preserve"> </w:delText>
        </w:r>
        <w:r w:rsidR="004B3368" w:rsidRPr="00F44CCE" w:rsidDel="00827A3B">
          <w:rPr>
            <w:rFonts w:ascii="Arial" w:hAnsi="Arial" w:cs="Arial"/>
          </w:rPr>
          <w:fldChar w:fldCharType="begin">
            <w:fldData xml:space="preserve">PEVuZE5vdGU+PENpdGU+PEF1dGhvcj5CYW88L0F1dGhvcj48WWVhcj4yMDE1PC9ZZWFyPjxSZWNO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==
</w:fldData>
          </w:fldChar>
        </w:r>
        <w:r w:rsidR="00EB7961" w:rsidDel="00827A3B">
          <w:rPr>
            <w:rFonts w:ascii="Arial" w:hAnsi="Arial" w:cs="Arial"/>
          </w:rPr>
          <w:delInstrText xml:space="preserve"> ADDIN EN.CITE </w:delInstrText>
        </w:r>
        <w:r w:rsidR="00EB7961" w:rsidDel="00827A3B">
          <w:rPr>
            <w:rFonts w:ascii="Arial" w:hAnsi="Arial" w:cs="Arial"/>
          </w:rPr>
          <w:fldChar w:fldCharType="begin">
            <w:fldData xml:space="preserve">PEVuZE5vdGU+PENpdGU+PEF1dGhvcj5CYW88L0F1dGhvcj48WWVhcj4yMDE1PC9ZZWFyPjxSZWNO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==
</w:fldData>
          </w:fldChar>
        </w:r>
        <w:r w:rsidR="00EB7961" w:rsidDel="00827A3B">
          <w:rPr>
            <w:rFonts w:ascii="Arial" w:hAnsi="Arial" w:cs="Arial"/>
          </w:rPr>
          <w:delInstrText xml:space="preserve"> ADDIN EN.CITE.DATA </w:delInstrText>
        </w:r>
        <w:r w:rsidR="00EB7961" w:rsidDel="00827A3B">
          <w:rPr>
            <w:rFonts w:ascii="Arial" w:hAnsi="Arial" w:cs="Arial"/>
          </w:rPr>
        </w:r>
        <w:r w:rsidR="00EB7961" w:rsidDel="00827A3B">
          <w:rPr>
            <w:rFonts w:ascii="Arial" w:hAnsi="Arial" w:cs="Arial"/>
          </w:rPr>
          <w:fldChar w:fldCharType="end"/>
        </w:r>
        <w:r w:rsidR="004B3368" w:rsidRPr="00F44CCE" w:rsidDel="00827A3B">
          <w:rPr>
            <w:rFonts w:ascii="Arial" w:hAnsi="Arial" w:cs="Arial"/>
          </w:rPr>
        </w:r>
        <w:r w:rsidR="004B3368" w:rsidRPr="00F44CCE" w:rsidDel="00827A3B">
          <w:rPr>
            <w:rFonts w:ascii="Arial" w:hAnsi="Arial" w:cs="Arial"/>
          </w:rPr>
          <w:fldChar w:fldCharType="separate"/>
        </w:r>
        <w:r w:rsidR="00EB7961" w:rsidDel="00827A3B">
          <w:rPr>
            <w:rFonts w:ascii="Arial" w:hAnsi="Arial" w:cs="Arial"/>
            <w:noProof/>
          </w:rPr>
          <w:delText>[25, 26]</w:delText>
        </w:r>
        <w:r w:rsidR="004B3368" w:rsidRPr="00F44CCE" w:rsidDel="00827A3B">
          <w:rPr>
            <w:rFonts w:ascii="Arial" w:hAnsi="Arial" w:cs="Arial"/>
          </w:rPr>
          <w:fldChar w:fldCharType="end"/>
        </w:r>
      </w:del>
      <w:del w:id="59" w:author="Caitlin Ward" w:date="2024-03-12T09:57:00Z">
        <w:r w:rsidR="004E3DFB" w:rsidRPr="00F44CCE" w:rsidDel="00827A3B">
          <w:rPr>
            <w:rFonts w:ascii="Arial" w:hAnsi="Arial" w:cs="Arial"/>
          </w:rPr>
          <w:delText>,</w:delText>
        </w:r>
        <w:r w:rsidR="004B3368" w:rsidRPr="00F44CCE" w:rsidDel="00827A3B">
          <w:rPr>
            <w:rFonts w:ascii="Arial" w:hAnsi="Arial" w:cs="Arial"/>
          </w:rPr>
          <w:delText xml:space="preserve"> but so far, their application to tropical infectious diseases has been limited. </w:delText>
        </w:r>
        <w:r w:rsidR="00F44CCE" w:rsidRPr="00F44CCE" w:rsidDel="00827A3B">
          <w:rPr>
            <w:rFonts w:ascii="Arial" w:hAnsi="Arial" w:cs="Arial"/>
          </w:rPr>
          <w:delText xml:space="preserve"> Furthermore, </w:delText>
        </w:r>
        <w:r w:rsidR="00F44CCE" w:rsidDel="00827A3B">
          <w:rPr>
            <w:rFonts w:ascii="Arial" w:hAnsi="Arial" w:cs="Arial"/>
          </w:rPr>
          <w:delText xml:space="preserve">we </w:delText>
        </w:r>
      </w:del>
      <w:r w:rsidR="00F44CCE">
        <w:rPr>
          <w:rFonts w:ascii="Arial" w:hAnsi="Arial" w:cs="Arial"/>
        </w:rPr>
        <w:t xml:space="preserve">will pursue </w:t>
      </w:r>
      <w:r w:rsidR="00F44CCE" w:rsidRPr="00F44CCE">
        <w:rPr>
          <w:rFonts w:ascii="Arial" w:hAnsi="Arial" w:cs="Arial"/>
        </w:rPr>
        <w:t>method</w:t>
      </w:r>
      <w:ins w:id="60" w:author="Caitlin Ward" w:date="2024-03-12T09:57:00Z">
        <w:r w:rsidR="00827A3B">
          <w:rPr>
            <w:rFonts w:ascii="Arial" w:hAnsi="Arial" w:cs="Arial"/>
          </w:rPr>
          <w:t>ology</w:t>
        </w:r>
      </w:ins>
      <w:del w:id="61" w:author="Caitlin Ward" w:date="2024-03-12T09:57:00Z">
        <w:r w:rsidR="00F44CCE" w:rsidRPr="00F44CCE" w:rsidDel="00827A3B">
          <w:rPr>
            <w:rFonts w:ascii="Arial" w:hAnsi="Arial" w:cs="Arial"/>
          </w:rPr>
          <w:delText>s</w:delText>
        </w:r>
      </w:del>
      <w:r w:rsidR="00F44CCE" w:rsidRPr="00F44CCE">
        <w:rPr>
          <w:rFonts w:ascii="Arial" w:hAnsi="Arial" w:cs="Arial"/>
        </w:rPr>
        <w:t xml:space="preserve"> </w:t>
      </w:r>
      <w:r w:rsidR="00F44CCE">
        <w:rPr>
          <w:rFonts w:ascii="Arial" w:hAnsi="Arial" w:cs="Arial"/>
        </w:rPr>
        <w:t xml:space="preserve">that can be packaged and </w:t>
      </w:r>
      <w:r w:rsidR="00F44CCE" w:rsidRPr="00F44CCE">
        <w:rPr>
          <w:rFonts w:ascii="Arial" w:hAnsi="Arial" w:cs="Arial"/>
        </w:rPr>
        <w:t>applicable at a local department of health level carrying out the surveillance activities</w:t>
      </w:r>
      <w:r w:rsidR="004B3368" w:rsidRPr="00F44CCE">
        <w:rPr>
          <w:rFonts w:ascii="Arial" w:hAnsi="Arial" w:cs="Arial"/>
          <w:iCs/>
        </w:rPr>
        <w:t>.</w:t>
      </w:r>
      <w:r w:rsidR="004B3368" w:rsidRPr="00D03BE7">
        <w:rPr>
          <w:rFonts w:ascii="Arial" w:hAnsi="Arial" w:cs="Arial"/>
          <w:iCs/>
        </w:rPr>
        <w:t xml:space="preserve"> </w:t>
      </w:r>
    </w:p>
    <w:p w14:paraId="34904936" w14:textId="617852E9" w:rsidR="00461D42" w:rsidRPr="006D4E42" w:rsidRDefault="00896C8E" w:rsidP="00297E3E">
      <w:pPr>
        <w:spacing w:line="240" w:lineRule="auto"/>
        <w:rPr>
          <w:rFonts w:ascii="Arial" w:hAnsi="Arial" w:cs="Arial"/>
        </w:rPr>
      </w:pPr>
      <w:r w:rsidRPr="00896C8E">
        <w:rPr>
          <w:rFonts w:ascii="Arial" w:hAnsi="Arial" w:cs="Arial"/>
          <w:b/>
          <w:bCs/>
        </w:rPr>
        <w:t>Informing strategies for improving diagnostic tests utilization for leptospirosis</w:t>
      </w:r>
      <w:r w:rsidR="00821F42">
        <w:rPr>
          <w:rFonts w:ascii="Arial" w:hAnsi="Arial" w:cs="Arial"/>
          <w:b/>
          <w:bCs/>
        </w:rPr>
        <w:t xml:space="preserve">, </w:t>
      </w:r>
      <w:r w:rsidR="00026737">
        <w:rPr>
          <w:rFonts w:ascii="Arial" w:hAnsi="Arial" w:cs="Arial"/>
          <w:b/>
          <w:bCs/>
        </w:rPr>
        <w:t xml:space="preserve">a </w:t>
      </w:r>
      <w:r w:rsidR="00821F42">
        <w:rPr>
          <w:rFonts w:ascii="Arial" w:hAnsi="Arial" w:cs="Arial"/>
          <w:b/>
          <w:bCs/>
        </w:rPr>
        <w:t xml:space="preserve">neglected bacterial </w:t>
      </w:r>
      <w:commentRangeStart w:id="62"/>
      <w:r w:rsidR="00821F42">
        <w:rPr>
          <w:rFonts w:ascii="Arial" w:hAnsi="Arial" w:cs="Arial"/>
          <w:b/>
          <w:bCs/>
        </w:rPr>
        <w:t>disease</w:t>
      </w:r>
      <w:commentRangeEnd w:id="62"/>
      <w:r w:rsidR="00C20E38">
        <w:rPr>
          <w:rStyle w:val="CommentReference"/>
        </w:rPr>
        <w:commentReference w:id="62"/>
      </w:r>
      <w:r>
        <w:rPr>
          <w:rFonts w:ascii="Arial" w:hAnsi="Arial" w:cs="Arial"/>
        </w:rPr>
        <w:t>.</w:t>
      </w:r>
      <w:r w:rsidR="004B3368">
        <w:rPr>
          <w:rFonts w:ascii="Arial" w:hAnsi="Arial" w:cs="Arial"/>
        </w:rPr>
        <w:t xml:space="preserve"> Leptospirosis is </w:t>
      </w:r>
      <w:r w:rsidR="00026737">
        <w:rPr>
          <w:rFonts w:ascii="Arial" w:hAnsi="Arial" w:cs="Arial"/>
        </w:rPr>
        <w:t xml:space="preserve">an </w:t>
      </w:r>
      <w:r w:rsidR="004B3368">
        <w:rPr>
          <w:rFonts w:ascii="Arial" w:hAnsi="Arial" w:cs="Arial"/>
        </w:rPr>
        <w:t>under-studied</w:t>
      </w:r>
      <w:r w:rsidR="00026737">
        <w:rPr>
          <w:rFonts w:ascii="Arial" w:hAnsi="Arial" w:cs="Arial"/>
        </w:rPr>
        <w:t xml:space="preserve"> disease,</w:t>
      </w:r>
      <w:r w:rsidR="004B3368">
        <w:rPr>
          <w:rFonts w:ascii="Arial" w:hAnsi="Arial" w:cs="Arial"/>
        </w:rPr>
        <w:t xml:space="preserve"> </w:t>
      </w:r>
      <w:r w:rsidR="00026737">
        <w:rPr>
          <w:rFonts w:ascii="Arial" w:hAnsi="Arial" w:cs="Arial"/>
        </w:rPr>
        <w:t xml:space="preserve">with significant gaps </w:t>
      </w:r>
      <w:r w:rsidR="004B3368">
        <w:rPr>
          <w:rFonts w:ascii="Arial" w:hAnsi="Arial" w:cs="Arial"/>
        </w:rPr>
        <w:t>in biomedical, epidemiological, and public health research</w:t>
      </w:r>
      <w:r w:rsidR="004E3DFB">
        <w:rPr>
          <w:rFonts w:ascii="Arial" w:hAnsi="Arial" w:cs="Arial"/>
        </w:rPr>
        <w:t xml:space="preserve"> </w:t>
      </w:r>
      <w:r w:rsidR="004B3368">
        <w:rPr>
          <w:rFonts w:ascii="Arial" w:hAnsi="Arial" w:cs="Arial"/>
        </w:rPr>
        <w:fldChar w:fldCharType="begin">
          <w:fldData xml:space="preserve">PEVuZE5vdGU+PENpdGU+PEF1dGhvcj5LYXJwYWdhbTwvQXV0aG9yPjxZZWFyPjIwMjA8L1llYXI+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</w:fldData>
        </w:fldChar>
      </w:r>
      <w:r w:rsidR="00EB7961">
        <w:rPr>
          <w:rFonts w:ascii="Arial" w:hAnsi="Arial" w:cs="Arial"/>
        </w:rPr>
        <w:instrText xml:space="preserve"> ADDIN EN.CITE </w:instrText>
      </w:r>
      <w:r w:rsidR="00EB7961">
        <w:rPr>
          <w:rFonts w:ascii="Arial" w:hAnsi="Arial" w:cs="Arial"/>
        </w:rPr>
        <w:fldChar w:fldCharType="begin">
          <w:fldData xml:space="preserve">PEVuZE5vdGU+PENpdGU+PEF1dGhvcj5LYXJwYWdhbTwvQXV0aG9yPjxZZWFyPjIwMjA8L1llYXI+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</w:fldData>
        </w:fldChar>
      </w:r>
      <w:r w:rsidR="00EB7961">
        <w:rPr>
          <w:rFonts w:ascii="Arial" w:hAnsi="Arial" w:cs="Arial"/>
        </w:rPr>
        <w:instrText xml:space="preserve"> ADDIN EN.CITE.DATA </w:instrText>
      </w:r>
      <w:r w:rsidR="00EB7961">
        <w:rPr>
          <w:rFonts w:ascii="Arial" w:hAnsi="Arial" w:cs="Arial"/>
        </w:rPr>
      </w:r>
      <w:r w:rsidR="00EB7961">
        <w:rPr>
          <w:rFonts w:ascii="Arial" w:hAnsi="Arial" w:cs="Arial"/>
        </w:rPr>
        <w:fldChar w:fldCharType="end"/>
      </w:r>
      <w:r w:rsidR="004B3368">
        <w:rPr>
          <w:rFonts w:ascii="Arial" w:hAnsi="Arial" w:cs="Arial"/>
        </w:rPr>
      </w:r>
      <w:r w:rsidR="004B3368">
        <w:rPr>
          <w:rFonts w:ascii="Arial" w:hAnsi="Arial" w:cs="Arial"/>
        </w:rPr>
        <w:fldChar w:fldCharType="separate"/>
      </w:r>
      <w:r w:rsidR="00EB7961">
        <w:rPr>
          <w:rFonts w:ascii="Arial" w:hAnsi="Arial" w:cs="Arial"/>
          <w:noProof/>
        </w:rPr>
        <w:t>[27, 28]</w:t>
      </w:r>
      <w:r w:rsidR="004B3368">
        <w:rPr>
          <w:rFonts w:ascii="Arial" w:hAnsi="Arial" w:cs="Arial"/>
        </w:rPr>
        <w:fldChar w:fldCharType="end"/>
      </w:r>
      <w:r w:rsidR="004E3DFB">
        <w:rPr>
          <w:rFonts w:ascii="Arial" w:hAnsi="Arial" w:cs="Arial"/>
        </w:rPr>
        <w:t>.</w:t>
      </w:r>
      <w:r w:rsidR="004B3368">
        <w:rPr>
          <w:rFonts w:ascii="Arial" w:hAnsi="Arial" w:cs="Arial"/>
        </w:rPr>
        <w:t xml:space="preserve"> </w:t>
      </w:r>
      <w:r w:rsidR="00026737" w:rsidRPr="00026737">
        <w:rPr>
          <w:rFonts w:ascii="Arial" w:hAnsi="Arial" w:cs="Arial"/>
          <w:i/>
          <w:iCs/>
        </w:rPr>
        <w:t>Underdiagnosis is a major contributing factor to this situation</w:t>
      </w:r>
      <w:r w:rsidR="00026737" w:rsidRPr="00026737">
        <w:rPr>
          <w:rFonts w:ascii="Arial" w:hAnsi="Arial" w:cs="Arial"/>
        </w:rPr>
        <w:t>.</w:t>
      </w:r>
      <w:r w:rsidR="00026737">
        <w:rPr>
          <w:rFonts w:ascii="Arial" w:hAnsi="Arial" w:cs="Arial"/>
        </w:rPr>
        <w:t xml:space="preserve"> </w:t>
      </w:r>
      <w:r w:rsidR="00026737" w:rsidRPr="00026737">
        <w:rPr>
          <w:rFonts w:ascii="Arial" w:hAnsi="Arial" w:cs="Arial"/>
        </w:rPr>
        <w:t>Although</w:t>
      </w:r>
      <w:r w:rsidR="00026737">
        <w:rPr>
          <w:rFonts w:ascii="Arial" w:hAnsi="Arial" w:cs="Arial"/>
        </w:rPr>
        <w:t xml:space="preserve"> new </w:t>
      </w:r>
      <w:r w:rsidR="00026737" w:rsidRPr="00026737">
        <w:rPr>
          <w:rFonts w:ascii="Arial" w:hAnsi="Arial" w:cs="Arial"/>
        </w:rPr>
        <w:t xml:space="preserve">diagnostic tools </w:t>
      </w:r>
      <w:r w:rsidR="00026737">
        <w:rPr>
          <w:rFonts w:ascii="Arial" w:hAnsi="Arial" w:cs="Arial"/>
        </w:rPr>
        <w:t xml:space="preserve">may be increasingly available, application of clinical criteria to identify suspect patients remains the primary method of </w:t>
      </w:r>
      <w:r w:rsidR="00026737" w:rsidRPr="00026737">
        <w:rPr>
          <w:rFonts w:ascii="Arial" w:hAnsi="Arial" w:cs="Arial"/>
        </w:rPr>
        <w:t>disease diagnosis</w:t>
      </w:r>
      <w:r w:rsidR="00026737">
        <w:rPr>
          <w:rFonts w:ascii="Arial" w:hAnsi="Arial" w:cs="Arial"/>
        </w:rPr>
        <w:t xml:space="preserve">, especially </w:t>
      </w:r>
      <w:r w:rsidR="00026737" w:rsidRPr="00026737">
        <w:rPr>
          <w:rFonts w:ascii="Arial" w:hAnsi="Arial" w:cs="Arial"/>
        </w:rPr>
        <w:t>in resource-limited populations.</w:t>
      </w:r>
      <w:r w:rsidR="00026737">
        <w:rPr>
          <w:rFonts w:ascii="Arial" w:hAnsi="Arial" w:cs="Arial"/>
        </w:rPr>
        <w:t xml:space="preserve"> However, t</w:t>
      </w:r>
      <w:r w:rsidR="00026737" w:rsidRPr="006D4E42">
        <w:rPr>
          <w:rFonts w:ascii="Arial" w:hAnsi="Arial" w:cs="Arial"/>
        </w:rPr>
        <w:t>here is limited literature of clinicians’ preferences</w:t>
      </w:r>
      <w:r w:rsidR="00026737">
        <w:rPr>
          <w:rFonts w:ascii="Arial" w:hAnsi="Arial" w:cs="Arial"/>
        </w:rPr>
        <w:t xml:space="preserve"> and practices</w:t>
      </w:r>
      <w:r w:rsidR="00026737" w:rsidRPr="006D4E42">
        <w:rPr>
          <w:rFonts w:ascii="Arial" w:hAnsi="Arial" w:cs="Arial"/>
        </w:rPr>
        <w:t xml:space="preserve"> despite their key role in implementation of </w:t>
      </w:r>
      <w:r w:rsidR="00026737">
        <w:rPr>
          <w:rFonts w:ascii="Arial" w:hAnsi="Arial" w:cs="Arial"/>
        </w:rPr>
        <w:t xml:space="preserve">diagnostic </w:t>
      </w:r>
      <w:r w:rsidR="00026737" w:rsidRPr="006D4E42">
        <w:rPr>
          <w:rFonts w:ascii="Arial" w:hAnsi="Arial" w:cs="Arial"/>
        </w:rPr>
        <w:t>lab</w:t>
      </w:r>
      <w:r w:rsidR="00026737">
        <w:rPr>
          <w:rFonts w:ascii="Arial" w:hAnsi="Arial" w:cs="Arial"/>
        </w:rPr>
        <w:t>oratory</w:t>
      </w:r>
      <w:r w:rsidR="00026737" w:rsidRPr="006D4E42">
        <w:rPr>
          <w:rFonts w:ascii="Arial" w:hAnsi="Arial" w:cs="Arial"/>
        </w:rPr>
        <w:t xml:space="preserve"> diagnostics</w:t>
      </w:r>
      <w:r w:rsidR="00026737">
        <w:rPr>
          <w:rFonts w:ascii="Arial" w:hAnsi="Arial" w:cs="Arial"/>
        </w:rPr>
        <w:t xml:space="preserve"> for infectious diseases</w:t>
      </w:r>
      <w:r w:rsidR="00026737" w:rsidRPr="006D4E42">
        <w:rPr>
          <w:rFonts w:ascii="Arial" w:hAnsi="Arial" w:cs="Arial"/>
        </w:rPr>
        <w:t>.</w:t>
      </w:r>
      <w:r w:rsidR="00026737">
        <w:rPr>
          <w:rFonts w:ascii="Arial" w:hAnsi="Arial" w:cs="Arial"/>
        </w:rPr>
        <w:t xml:space="preserve"> Our data showed that diagnostic testing for leptospirosis and other tropical diseases was under-utilized and cases were missed. In addition, health adm</w:t>
      </w:r>
      <w:r w:rsidR="0082783F" w:rsidRPr="006D4E42">
        <w:rPr>
          <w:rFonts w:ascii="Arial" w:hAnsi="Arial" w:cs="Arial"/>
        </w:rPr>
        <w:t>inistrators and</w:t>
      </w:r>
      <w:r w:rsidR="007512B7" w:rsidRPr="006D4E42">
        <w:rPr>
          <w:rFonts w:ascii="Arial" w:hAnsi="Arial" w:cs="Arial"/>
        </w:rPr>
        <w:t xml:space="preserve"> </w:t>
      </w:r>
      <w:r w:rsidR="0082783F" w:rsidRPr="006D4E42">
        <w:rPr>
          <w:rFonts w:ascii="Arial" w:hAnsi="Arial" w:cs="Arial"/>
        </w:rPr>
        <w:t xml:space="preserve">providers </w:t>
      </w:r>
      <w:r w:rsidR="0055615E" w:rsidRPr="006D4E42">
        <w:rPr>
          <w:rFonts w:ascii="Arial" w:hAnsi="Arial" w:cs="Arial"/>
        </w:rPr>
        <w:t xml:space="preserve">may be reluctant to </w:t>
      </w:r>
      <w:r w:rsidR="0082783F" w:rsidRPr="006D4E42">
        <w:rPr>
          <w:rFonts w:ascii="Arial" w:hAnsi="Arial" w:cs="Arial"/>
        </w:rPr>
        <w:t xml:space="preserve">adopt or invest in new </w:t>
      </w:r>
      <w:r w:rsidR="00026737">
        <w:rPr>
          <w:rFonts w:ascii="Arial" w:hAnsi="Arial" w:cs="Arial"/>
        </w:rPr>
        <w:t xml:space="preserve">laboratory </w:t>
      </w:r>
      <w:r w:rsidR="0082783F" w:rsidRPr="006D4E42">
        <w:rPr>
          <w:rFonts w:ascii="Arial" w:hAnsi="Arial" w:cs="Arial"/>
        </w:rPr>
        <w:t xml:space="preserve">resources </w:t>
      </w:r>
      <w:r w:rsidR="0055615E" w:rsidRPr="006D4E42">
        <w:rPr>
          <w:rFonts w:ascii="Arial" w:hAnsi="Arial" w:cs="Arial"/>
        </w:rPr>
        <w:t xml:space="preserve">without proper </w:t>
      </w:r>
      <w:r w:rsidR="001205BE" w:rsidRPr="006D4E42">
        <w:rPr>
          <w:rFonts w:ascii="Arial" w:hAnsi="Arial" w:cs="Arial"/>
        </w:rPr>
        <w:t>guidelines</w:t>
      </w:r>
      <w:r w:rsidR="00026737">
        <w:rPr>
          <w:rFonts w:ascii="Arial" w:hAnsi="Arial" w:cs="Arial"/>
        </w:rPr>
        <w:t xml:space="preserve">. </w:t>
      </w:r>
      <w:r w:rsidR="0055615E" w:rsidRPr="006D4E42">
        <w:rPr>
          <w:rFonts w:ascii="Arial" w:hAnsi="Arial" w:cs="Arial"/>
        </w:rPr>
        <w:t xml:space="preserve">Others are embracing the new </w:t>
      </w:r>
      <w:r w:rsidR="00ED372F" w:rsidRPr="006D4E42">
        <w:rPr>
          <w:rFonts w:ascii="Arial" w:hAnsi="Arial" w:cs="Arial"/>
        </w:rPr>
        <w:t xml:space="preserve">diagnostic </w:t>
      </w:r>
      <w:r w:rsidR="0055615E" w:rsidRPr="006D4E42">
        <w:rPr>
          <w:rFonts w:ascii="Arial" w:hAnsi="Arial" w:cs="Arial"/>
        </w:rPr>
        <w:t>technolog</w:t>
      </w:r>
      <w:r w:rsidR="007512B7" w:rsidRPr="006D4E42">
        <w:rPr>
          <w:rFonts w:ascii="Arial" w:hAnsi="Arial" w:cs="Arial"/>
        </w:rPr>
        <w:t>ies</w:t>
      </w:r>
      <w:r w:rsidR="0055615E" w:rsidRPr="006D4E42">
        <w:rPr>
          <w:rFonts w:ascii="Arial" w:hAnsi="Arial" w:cs="Arial"/>
        </w:rPr>
        <w:t xml:space="preserve"> but without </w:t>
      </w:r>
      <w:r w:rsidR="00026737">
        <w:rPr>
          <w:rFonts w:ascii="Arial" w:hAnsi="Arial" w:cs="Arial"/>
        </w:rPr>
        <w:t xml:space="preserve">knowledge of the </w:t>
      </w:r>
      <w:r w:rsidR="006438F0" w:rsidRPr="006D4E42">
        <w:rPr>
          <w:rFonts w:ascii="Arial" w:hAnsi="Arial" w:cs="Arial"/>
        </w:rPr>
        <w:t>measurable benefits and</w:t>
      </w:r>
      <w:r w:rsidR="00A21E80" w:rsidRPr="006D4E42">
        <w:rPr>
          <w:rFonts w:ascii="Arial" w:hAnsi="Arial" w:cs="Arial"/>
        </w:rPr>
        <w:t xml:space="preserve"> </w:t>
      </w:r>
      <w:r w:rsidR="00ED372F" w:rsidRPr="006D4E42">
        <w:rPr>
          <w:rFonts w:ascii="Arial" w:hAnsi="Arial" w:cs="Arial"/>
        </w:rPr>
        <w:t xml:space="preserve">of </w:t>
      </w:r>
      <w:r w:rsidR="006438F0" w:rsidRPr="006D4E42">
        <w:rPr>
          <w:rFonts w:ascii="Arial" w:hAnsi="Arial" w:cs="Arial"/>
        </w:rPr>
        <w:t xml:space="preserve">the </w:t>
      </w:r>
      <w:r w:rsidR="0055615E" w:rsidRPr="006D4E42">
        <w:rPr>
          <w:rFonts w:ascii="Arial" w:hAnsi="Arial" w:cs="Arial"/>
        </w:rPr>
        <w:t>unintended</w:t>
      </w:r>
      <w:r w:rsidR="008E59A5" w:rsidRPr="006D4E42">
        <w:rPr>
          <w:rFonts w:ascii="Arial" w:hAnsi="Arial" w:cs="Arial"/>
        </w:rPr>
        <w:t xml:space="preserve"> negative consequences</w:t>
      </w:r>
      <w:r w:rsidR="00026737">
        <w:rPr>
          <w:rFonts w:ascii="Arial" w:hAnsi="Arial" w:cs="Arial"/>
        </w:rPr>
        <w:t xml:space="preserve"> such as overuse of antibiotics</w:t>
      </w:r>
      <w:r w:rsidR="004E3DFB">
        <w:rPr>
          <w:rFonts w:ascii="Arial" w:hAnsi="Arial" w:cs="Arial"/>
        </w:rPr>
        <w:t xml:space="preserve"> </w:t>
      </w:r>
      <w:r w:rsidR="00D00ACA" w:rsidRPr="006D4E42">
        <w:rPr>
          <w:rFonts w:ascii="Arial" w:hAnsi="Arial" w:cs="Arial"/>
        </w:rPr>
        <w:fldChar w:fldCharType="begin">
          <w:fldData xml:space="preserve">PEVuZE5vdGU+PENpdGU+PEF1dGhvcj5aaGFuZzwvQXV0aG9yPjxZZWFyPjIwMjA8L1llYXI+PFJl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</w:fldData>
        </w:fldChar>
      </w:r>
      <w:r w:rsidR="00EB7961">
        <w:rPr>
          <w:rFonts w:ascii="Arial" w:hAnsi="Arial" w:cs="Arial"/>
        </w:rPr>
        <w:instrText xml:space="preserve"> ADDIN EN.CITE </w:instrText>
      </w:r>
      <w:r w:rsidR="00EB7961">
        <w:rPr>
          <w:rFonts w:ascii="Arial" w:hAnsi="Arial" w:cs="Arial"/>
        </w:rPr>
        <w:fldChar w:fldCharType="begin">
          <w:fldData xml:space="preserve">PEVuZE5vdGU+PENpdGU+PEF1dGhvcj5aaGFuZzwvQXV0aG9yPjxZZWFyPjIwMjA8L1llYXI+PFJl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</w:fldData>
        </w:fldChar>
      </w:r>
      <w:r w:rsidR="00EB7961">
        <w:rPr>
          <w:rFonts w:ascii="Arial" w:hAnsi="Arial" w:cs="Arial"/>
        </w:rPr>
        <w:instrText xml:space="preserve"> ADDIN EN.CITE.DATA </w:instrText>
      </w:r>
      <w:r w:rsidR="00EB7961">
        <w:rPr>
          <w:rFonts w:ascii="Arial" w:hAnsi="Arial" w:cs="Arial"/>
        </w:rPr>
      </w:r>
      <w:r w:rsidR="00EB7961">
        <w:rPr>
          <w:rFonts w:ascii="Arial" w:hAnsi="Arial" w:cs="Arial"/>
        </w:rPr>
        <w:fldChar w:fldCharType="end"/>
      </w:r>
      <w:r w:rsidR="00D00ACA" w:rsidRPr="006D4E42">
        <w:rPr>
          <w:rFonts w:ascii="Arial" w:hAnsi="Arial" w:cs="Arial"/>
        </w:rPr>
      </w:r>
      <w:r w:rsidR="00D00ACA" w:rsidRPr="006D4E42">
        <w:rPr>
          <w:rFonts w:ascii="Arial" w:hAnsi="Arial" w:cs="Arial"/>
        </w:rPr>
        <w:fldChar w:fldCharType="separate"/>
      </w:r>
      <w:r w:rsidR="00EB7961">
        <w:rPr>
          <w:rFonts w:ascii="Arial" w:hAnsi="Arial" w:cs="Arial"/>
          <w:noProof/>
        </w:rPr>
        <w:t>[29]</w:t>
      </w:r>
      <w:r w:rsidR="00D00ACA" w:rsidRPr="006D4E42">
        <w:rPr>
          <w:rFonts w:ascii="Arial" w:hAnsi="Arial" w:cs="Arial"/>
        </w:rPr>
        <w:fldChar w:fldCharType="end"/>
      </w:r>
      <w:r w:rsidR="004E3DFB">
        <w:rPr>
          <w:rFonts w:ascii="Arial" w:hAnsi="Arial" w:cs="Arial"/>
        </w:rPr>
        <w:t>.</w:t>
      </w:r>
      <w:r w:rsidR="00026737">
        <w:rPr>
          <w:rFonts w:ascii="Arial" w:hAnsi="Arial" w:cs="Arial"/>
        </w:rPr>
        <w:t xml:space="preserve"> </w:t>
      </w:r>
      <w:r w:rsidR="00026737" w:rsidRPr="00026737">
        <w:rPr>
          <w:rFonts w:ascii="Arial" w:hAnsi="Arial" w:cs="Arial"/>
        </w:rPr>
        <w:t xml:space="preserve">Our proposed project </w:t>
      </w:r>
      <w:r w:rsidR="00026737">
        <w:rPr>
          <w:rFonts w:ascii="Arial" w:hAnsi="Arial" w:cs="Arial"/>
        </w:rPr>
        <w:t>will g</w:t>
      </w:r>
      <w:r w:rsidR="00026737" w:rsidRPr="00026737">
        <w:rPr>
          <w:rFonts w:ascii="Arial" w:hAnsi="Arial" w:cs="Arial"/>
        </w:rPr>
        <w:t>enerate novel insights into routine laboratory diagnostic practices for UAFI in Puerto Rico</w:t>
      </w:r>
      <w:r w:rsidR="00026737">
        <w:rPr>
          <w:rFonts w:ascii="Arial" w:hAnsi="Arial" w:cs="Arial"/>
        </w:rPr>
        <w:t xml:space="preserve">. </w:t>
      </w:r>
      <w:del w:id="63" w:author="Caitlin Ward" w:date="2024-03-12T10:00:00Z">
        <w:r w:rsidR="00026737" w:rsidRPr="00026737" w:rsidDel="00297E3E">
          <w:rPr>
            <w:rFonts w:ascii="Arial" w:hAnsi="Arial" w:cs="Arial"/>
          </w:rPr>
          <w:delText xml:space="preserve">Additionally, we </w:delText>
        </w:r>
      </w:del>
      <w:ins w:id="64" w:author="Caitlin Ward" w:date="2024-03-12T10:00:00Z">
        <w:r w:rsidR="00297E3E">
          <w:rPr>
            <w:rFonts w:ascii="Arial" w:hAnsi="Arial" w:cs="Arial"/>
          </w:rPr>
          <w:t xml:space="preserve">We </w:t>
        </w:r>
      </w:ins>
      <w:r w:rsidR="00026737" w:rsidRPr="00026737">
        <w:rPr>
          <w:rFonts w:ascii="Arial" w:hAnsi="Arial" w:cs="Arial"/>
        </w:rPr>
        <w:t xml:space="preserve">will assess the existing recommendations for leptospirosis diagnosis criteria and </w:t>
      </w:r>
      <w:ins w:id="65" w:author="Caitlin Ward" w:date="2024-03-12T10:02:00Z">
        <w:r w:rsidR="00297E3E">
          <w:rPr>
            <w:rFonts w:ascii="Arial" w:hAnsi="Arial" w:cs="Arial"/>
          </w:rPr>
          <w:t xml:space="preserve">integrate empirical evidence with clinical expertise to </w:t>
        </w:r>
      </w:ins>
      <w:ins w:id="66" w:author="Caitlin Ward" w:date="2024-03-12T09:59:00Z">
        <w:r w:rsidR="00827A3B">
          <w:rPr>
            <w:rFonts w:ascii="Arial" w:hAnsi="Arial" w:cs="Arial"/>
          </w:rPr>
          <w:t xml:space="preserve">create a </w:t>
        </w:r>
      </w:ins>
      <w:del w:id="67" w:author="Caitlin Ward" w:date="2024-03-12T09:59:00Z">
        <w:r w:rsidR="00026737" w:rsidRPr="00026737" w:rsidDel="00827A3B">
          <w:rPr>
            <w:rFonts w:ascii="Arial" w:hAnsi="Arial" w:cs="Arial"/>
          </w:rPr>
          <w:delText xml:space="preserve">propose </w:delText>
        </w:r>
      </w:del>
      <w:r w:rsidR="00026737" w:rsidRPr="00026737">
        <w:rPr>
          <w:rFonts w:ascii="Arial" w:hAnsi="Arial" w:cs="Arial"/>
        </w:rPr>
        <w:t>new</w:t>
      </w:r>
      <w:ins w:id="68" w:author="Caitlin Ward" w:date="2024-03-12T10:01:00Z">
        <w:r w:rsidR="00297E3E">
          <w:rPr>
            <w:rFonts w:ascii="Arial" w:hAnsi="Arial" w:cs="Arial"/>
          </w:rPr>
          <w:t xml:space="preserve"> diagnostic </w:t>
        </w:r>
      </w:ins>
      <w:del w:id="69" w:author="Caitlin Ward" w:date="2024-03-12T10:01:00Z">
        <w:r w:rsidR="00026737" w:rsidRPr="00026737" w:rsidDel="00297E3E">
          <w:rPr>
            <w:rFonts w:ascii="Arial" w:hAnsi="Arial" w:cs="Arial"/>
          </w:rPr>
          <w:delText xml:space="preserve">, </w:delText>
        </w:r>
      </w:del>
      <w:ins w:id="70" w:author="Caitlin Ward" w:date="2024-03-12T10:00:00Z">
        <w:r w:rsidR="00297E3E">
          <w:rPr>
            <w:rFonts w:ascii="Arial" w:hAnsi="Arial" w:cs="Arial"/>
          </w:rPr>
          <w:t xml:space="preserve">algorithm </w:t>
        </w:r>
      </w:ins>
      <w:del w:id="71" w:author="Caitlin Ward" w:date="2024-03-12T10:03:00Z">
        <w:r w:rsidR="00026737" w:rsidRPr="00026737" w:rsidDel="00297E3E">
          <w:rPr>
            <w:rFonts w:ascii="Arial" w:hAnsi="Arial" w:cs="Arial"/>
          </w:rPr>
          <w:delText xml:space="preserve">locally relevant criteria </w:delText>
        </w:r>
      </w:del>
      <w:r w:rsidR="00026737" w:rsidRPr="00026737">
        <w:rPr>
          <w:rFonts w:ascii="Arial" w:hAnsi="Arial" w:cs="Arial"/>
        </w:rPr>
        <w:t>that may facilitate better adherence</w:t>
      </w:r>
      <w:r w:rsidR="004E3DFB">
        <w:rPr>
          <w:rFonts w:ascii="Arial" w:hAnsi="Arial" w:cs="Arial"/>
        </w:rPr>
        <w:t xml:space="preserve"> </w:t>
      </w:r>
      <w:r w:rsidR="00026737" w:rsidRPr="006D4E42">
        <w:rPr>
          <w:rFonts w:ascii="Arial" w:hAnsi="Arial" w:cs="Arial"/>
        </w:rPr>
        <w:fldChar w:fldCharType="begin">
          <w:fldData xml:space="preserve">PEVuZE5vdGU+PENpdGU+PEF1dGhvcj5FbmdsaXNoPC9BdXRob3I+PFllYXI+MjAxNDwvWWVhcj48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==
</w:fldData>
        </w:fldChar>
      </w:r>
      <w:r w:rsidR="008B272D">
        <w:rPr>
          <w:rFonts w:ascii="Arial" w:hAnsi="Arial" w:cs="Arial"/>
        </w:rPr>
        <w:instrText xml:space="preserve"> ADDIN EN.CITE </w:instrText>
      </w:r>
      <w:r w:rsidR="008B272D">
        <w:rPr>
          <w:rFonts w:ascii="Arial" w:hAnsi="Arial" w:cs="Arial"/>
        </w:rPr>
        <w:fldChar w:fldCharType="begin">
          <w:fldData xml:space="preserve">PEVuZE5vdGU+PENpdGU+PEF1dGhvcj5FbmdsaXNoPC9BdXRob3I+PFllYXI+MjAxNDwvWWVhcj48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==
</w:fldData>
        </w:fldChar>
      </w:r>
      <w:r w:rsidR="008B272D">
        <w:rPr>
          <w:rFonts w:ascii="Arial" w:hAnsi="Arial" w:cs="Arial"/>
        </w:rPr>
        <w:instrText xml:space="preserve"> ADDIN EN.CITE.DATA </w:instrText>
      </w:r>
      <w:r w:rsidR="008B272D">
        <w:rPr>
          <w:rFonts w:ascii="Arial" w:hAnsi="Arial" w:cs="Arial"/>
        </w:rPr>
      </w:r>
      <w:r w:rsidR="008B272D">
        <w:rPr>
          <w:rFonts w:ascii="Arial" w:hAnsi="Arial" w:cs="Arial"/>
        </w:rPr>
        <w:fldChar w:fldCharType="end"/>
      </w:r>
      <w:r w:rsidR="00026737" w:rsidRPr="006D4E42">
        <w:rPr>
          <w:rFonts w:ascii="Arial" w:hAnsi="Arial" w:cs="Arial"/>
        </w:rPr>
      </w:r>
      <w:r w:rsidR="00026737" w:rsidRPr="006D4E42">
        <w:rPr>
          <w:rFonts w:ascii="Arial" w:hAnsi="Arial" w:cs="Arial"/>
        </w:rPr>
        <w:fldChar w:fldCharType="separate"/>
      </w:r>
      <w:r w:rsidR="008B272D">
        <w:rPr>
          <w:rFonts w:ascii="Arial" w:hAnsi="Arial" w:cs="Arial"/>
          <w:noProof/>
        </w:rPr>
        <w:t>[21]</w:t>
      </w:r>
      <w:r w:rsidR="00026737" w:rsidRPr="006D4E42">
        <w:rPr>
          <w:rFonts w:ascii="Arial" w:hAnsi="Arial" w:cs="Arial"/>
        </w:rPr>
        <w:fldChar w:fldCharType="end"/>
      </w:r>
      <w:r w:rsidR="004E3DFB">
        <w:rPr>
          <w:rFonts w:ascii="Arial" w:hAnsi="Arial" w:cs="Arial"/>
        </w:rPr>
        <w:t>.</w:t>
      </w:r>
      <w:r w:rsidR="00026737" w:rsidRPr="006D4E42">
        <w:rPr>
          <w:rFonts w:ascii="Arial" w:hAnsi="Arial" w:cs="Arial"/>
        </w:rPr>
        <w:t xml:space="preserve"> </w:t>
      </w:r>
      <w:r w:rsidR="00026737" w:rsidRPr="00026737">
        <w:rPr>
          <w:rFonts w:ascii="Arial" w:hAnsi="Arial" w:cs="Arial"/>
        </w:rPr>
        <w:t>Through this research, we seek to contribute to improved diagnostic practices in the context of leptospirosis in Puerto Rico</w:t>
      </w:r>
      <w:r w:rsidR="00026737">
        <w:rPr>
          <w:rFonts w:ascii="Arial" w:hAnsi="Arial" w:cs="Arial"/>
        </w:rPr>
        <w:t xml:space="preserve">. </w:t>
      </w:r>
      <w:r w:rsidR="00222857" w:rsidRPr="006D4E42">
        <w:rPr>
          <w:rFonts w:ascii="Arial" w:hAnsi="Arial" w:cs="Arial"/>
        </w:rPr>
        <w:t>We expect t</w:t>
      </w:r>
      <w:r w:rsidR="00026737">
        <w:rPr>
          <w:rFonts w:ascii="Arial" w:hAnsi="Arial" w:cs="Arial"/>
        </w:rPr>
        <w:t>o</w:t>
      </w:r>
      <w:r w:rsidR="004033B1" w:rsidRPr="006D4E42">
        <w:rPr>
          <w:rFonts w:ascii="Arial" w:hAnsi="Arial" w:cs="Arial"/>
        </w:rPr>
        <w:t xml:space="preserve"> advance the field of </w:t>
      </w:r>
      <w:r w:rsidR="006D4E42" w:rsidRPr="006D4E42">
        <w:rPr>
          <w:rFonts w:ascii="Arial" w:hAnsi="Arial" w:cs="Arial"/>
        </w:rPr>
        <w:t>diagnostic epidemiology</w:t>
      </w:r>
      <w:r w:rsidR="00026737">
        <w:rPr>
          <w:rFonts w:ascii="Arial" w:hAnsi="Arial" w:cs="Arial"/>
        </w:rPr>
        <w:t xml:space="preserve"> of </w:t>
      </w:r>
      <w:r w:rsidR="004033B1" w:rsidRPr="006D4E42">
        <w:rPr>
          <w:rFonts w:ascii="Arial" w:hAnsi="Arial" w:cs="Arial"/>
        </w:rPr>
        <w:t>infectious diseases</w:t>
      </w:r>
      <w:r w:rsidR="00026737">
        <w:rPr>
          <w:rFonts w:ascii="Arial" w:hAnsi="Arial" w:cs="Arial"/>
        </w:rPr>
        <w:t xml:space="preserve"> and to</w:t>
      </w:r>
      <w:r w:rsidR="006D4E42" w:rsidRPr="006D4E42">
        <w:rPr>
          <w:rFonts w:ascii="Arial" w:hAnsi="Arial" w:cs="Arial"/>
        </w:rPr>
        <w:t xml:space="preserve"> identify critical points for adoption of improved leptospirosis diagnosis</w:t>
      </w:r>
      <w:r w:rsidR="004033B1" w:rsidRPr="006D4E42">
        <w:rPr>
          <w:rFonts w:ascii="Arial" w:hAnsi="Arial" w:cs="Arial"/>
        </w:rPr>
        <w:t xml:space="preserve"> </w:t>
      </w:r>
      <w:r w:rsidR="00026737">
        <w:rPr>
          <w:rFonts w:ascii="Arial" w:hAnsi="Arial" w:cs="Arial"/>
        </w:rPr>
        <w:t xml:space="preserve">which will </w:t>
      </w:r>
      <w:r w:rsidR="00461D42" w:rsidRPr="006D4E42">
        <w:rPr>
          <w:rFonts w:ascii="Arial" w:hAnsi="Arial" w:cs="Arial"/>
        </w:rPr>
        <w:t xml:space="preserve">inform </w:t>
      </w:r>
      <w:r w:rsidR="00026737">
        <w:rPr>
          <w:rFonts w:ascii="Arial" w:hAnsi="Arial" w:cs="Arial"/>
        </w:rPr>
        <w:t xml:space="preserve">our </w:t>
      </w:r>
      <w:r w:rsidR="00E06977" w:rsidRPr="006D4E42">
        <w:rPr>
          <w:rFonts w:ascii="Arial" w:hAnsi="Arial" w:cs="Arial"/>
        </w:rPr>
        <w:t>future</w:t>
      </w:r>
      <w:r w:rsidR="006D4E42" w:rsidRPr="006D4E42">
        <w:rPr>
          <w:rFonts w:ascii="Arial" w:hAnsi="Arial" w:cs="Arial"/>
        </w:rPr>
        <w:t xml:space="preserve"> R01</w:t>
      </w:r>
      <w:r w:rsidR="00026737">
        <w:rPr>
          <w:rFonts w:ascii="Arial" w:hAnsi="Arial" w:cs="Arial"/>
        </w:rPr>
        <w:t xml:space="preserve"> proposal.</w:t>
      </w:r>
    </w:p>
    <w:p w14:paraId="5ADF9435" w14:textId="5B1DF072" w:rsidR="001D56CB" w:rsidRPr="00BC54C7" w:rsidRDefault="00896C8E" w:rsidP="00BC54C7">
      <w:pPr>
        <w:pStyle w:val="ListParagraph"/>
        <w:numPr>
          <w:ilvl w:val="0"/>
          <w:numId w:val="20"/>
        </w:numPr>
        <w:spacing w:after="120" w:line="240" w:lineRule="auto"/>
        <w:rPr>
          <w:rFonts w:ascii="Arial" w:hAnsi="Arial" w:cs="Arial"/>
          <w:b/>
        </w:rPr>
      </w:pPr>
      <w:r w:rsidRPr="00BC54C7">
        <w:rPr>
          <w:rFonts w:ascii="Arial" w:hAnsi="Arial" w:cs="Arial"/>
          <w:b/>
        </w:rPr>
        <w:t xml:space="preserve">APPROACH </w:t>
      </w:r>
    </w:p>
    <w:p w14:paraId="40BCDD02" w14:textId="4042B917" w:rsidR="00DA08F0" w:rsidRDefault="00BA2BE0" w:rsidP="006770AE">
      <w:pPr>
        <w:spacing w:after="120" w:line="240" w:lineRule="auto"/>
        <w:rPr>
          <w:rFonts w:ascii="Arial" w:hAnsi="Arial" w:cs="Arial"/>
        </w:rPr>
      </w:pPr>
      <w:r w:rsidRPr="000D149E">
        <w:rPr>
          <w:rFonts w:ascii="Arial" w:hAnsi="Arial" w:cs="Arial"/>
          <w:b/>
          <w:u w:val="single"/>
        </w:rPr>
        <w:t xml:space="preserve">Research </w:t>
      </w:r>
      <w:r w:rsidR="009E4835" w:rsidRPr="000D149E">
        <w:rPr>
          <w:rFonts w:ascii="Arial" w:hAnsi="Arial" w:cs="Arial"/>
          <w:b/>
          <w:u w:val="single"/>
        </w:rPr>
        <w:t>team and collaborations</w:t>
      </w:r>
      <w:r w:rsidR="009E4835" w:rsidRPr="000D149E">
        <w:rPr>
          <w:rFonts w:ascii="Arial" w:hAnsi="Arial" w:cs="Arial"/>
          <w:b/>
        </w:rPr>
        <w:t>.</w:t>
      </w:r>
      <w:r w:rsidR="009E4835" w:rsidRPr="000D149E">
        <w:rPr>
          <w:rFonts w:ascii="Arial" w:hAnsi="Arial" w:cs="Arial"/>
        </w:rPr>
        <w:t xml:space="preserve"> </w:t>
      </w:r>
      <w:r w:rsidR="008D6402" w:rsidRPr="000D149E">
        <w:rPr>
          <w:rFonts w:ascii="Arial" w:hAnsi="Arial" w:cs="Arial"/>
        </w:rPr>
        <w:t xml:space="preserve">Our </w:t>
      </w:r>
      <w:r w:rsidR="0031228B" w:rsidRPr="000D149E">
        <w:rPr>
          <w:rFonts w:ascii="Arial" w:hAnsi="Arial" w:cs="Arial"/>
        </w:rPr>
        <w:t xml:space="preserve">multidisciplinary team of investigators </w:t>
      </w:r>
      <w:r w:rsidR="008D6402" w:rsidRPr="000D149E">
        <w:rPr>
          <w:rFonts w:ascii="Arial" w:hAnsi="Arial" w:cs="Arial"/>
        </w:rPr>
        <w:t>provides the necessary expertise</w:t>
      </w:r>
      <w:r w:rsidR="00C51097" w:rsidRPr="000D149E">
        <w:rPr>
          <w:rFonts w:ascii="Arial" w:hAnsi="Arial" w:cs="Arial"/>
        </w:rPr>
        <w:t xml:space="preserve"> </w:t>
      </w:r>
      <w:r w:rsidR="008D6402" w:rsidRPr="000D149E">
        <w:rPr>
          <w:rFonts w:ascii="Arial" w:hAnsi="Arial" w:cs="Arial"/>
        </w:rPr>
        <w:t xml:space="preserve">and access to </w:t>
      </w:r>
      <w:r w:rsidR="00C51097" w:rsidRPr="000D149E">
        <w:rPr>
          <w:rFonts w:ascii="Arial" w:hAnsi="Arial" w:cs="Arial"/>
        </w:rPr>
        <w:t xml:space="preserve">data, </w:t>
      </w:r>
      <w:r w:rsidR="00E06EA3" w:rsidRPr="000D149E">
        <w:rPr>
          <w:rFonts w:ascii="Arial" w:hAnsi="Arial" w:cs="Arial"/>
        </w:rPr>
        <w:t xml:space="preserve">study population, and </w:t>
      </w:r>
      <w:r w:rsidR="00C51097" w:rsidRPr="000D149E">
        <w:rPr>
          <w:rFonts w:ascii="Arial" w:hAnsi="Arial" w:cs="Arial"/>
        </w:rPr>
        <w:t>resources</w:t>
      </w:r>
      <w:r w:rsidR="00A34E7C" w:rsidRPr="000D149E">
        <w:rPr>
          <w:rFonts w:ascii="Arial" w:hAnsi="Arial" w:cs="Arial"/>
        </w:rPr>
        <w:t xml:space="preserve"> to carry out the aims successfully.  From our team at the University of Minnesota, Dr. Munoz-Zanzi (PI) will provide </w:t>
      </w:r>
      <w:r w:rsidR="004E4348" w:rsidRPr="000D149E">
        <w:rPr>
          <w:rFonts w:ascii="Arial" w:hAnsi="Arial" w:cs="Arial"/>
        </w:rPr>
        <w:t>expertise</w:t>
      </w:r>
      <w:r w:rsidR="00A34E7C" w:rsidRPr="000D149E">
        <w:rPr>
          <w:rFonts w:ascii="Arial" w:hAnsi="Arial" w:cs="Arial"/>
        </w:rPr>
        <w:t xml:space="preserve"> in infectious disease</w:t>
      </w:r>
      <w:r w:rsidR="004E4348">
        <w:rPr>
          <w:rFonts w:ascii="Arial" w:hAnsi="Arial" w:cs="Arial"/>
        </w:rPr>
        <w:t xml:space="preserve"> diagnosis and epidemiology </w:t>
      </w:r>
      <w:r w:rsidR="00DA08F0" w:rsidRPr="000D149E">
        <w:rPr>
          <w:rFonts w:ascii="Arial" w:hAnsi="Arial" w:cs="Arial"/>
        </w:rPr>
        <w:t>related to</w:t>
      </w:r>
      <w:r w:rsidR="00E138BF">
        <w:rPr>
          <w:rFonts w:ascii="Arial" w:hAnsi="Arial" w:cs="Arial"/>
        </w:rPr>
        <w:t xml:space="preserve"> leptospirosis,</w:t>
      </w:r>
      <w:r w:rsidR="00DA08F0" w:rsidRPr="000D149E">
        <w:rPr>
          <w:rFonts w:ascii="Arial" w:hAnsi="Arial" w:cs="Arial"/>
        </w:rPr>
        <w:t xml:space="preserve"> </w:t>
      </w:r>
      <w:r w:rsidR="00C14D99">
        <w:rPr>
          <w:rFonts w:ascii="Arial" w:hAnsi="Arial" w:cs="Arial"/>
        </w:rPr>
        <w:t>U</w:t>
      </w:r>
      <w:r w:rsidR="00DA08F0" w:rsidRPr="000D149E">
        <w:rPr>
          <w:rFonts w:ascii="Arial" w:hAnsi="Arial" w:cs="Arial"/>
        </w:rPr>
        <w:t>AFI</w:t>
      </w:r>
      <w:r w:rsidR="00A34E7C" w:rsidRPr="000D149E">
        <w:rPr>
          <w:rFonts w:ascii="Arial" w:hAnsi="Arial" w:cs="Arial"/>
        </w:rPr>
        <w:t xml:space="preserve"> and global public health</w:t>
      </w:r>
      <w:r w:rsidR="008F155A" w:rsidRPr="000D149E">
        <w:rPr>
          <w:rFonts w:ascii="Arial" w:hAnsi="Arial" w:cs="Arial"/>
        </w:rPr>
        <w:t xml:space="preserve">. </w:t>
      </w:r>
      <w:r w:rsidR="00A34E7C" w:rsidRPr="0099505F">
        <w:rPr>
          <w:rFonts w:ascii="Arial" w:hAnsi="Arial" w:cs="Arial"/>
        </w:rPr>
        <w:t xml:space="preserve">Dr. </w:t>
      </w:r>
      <w:r w:rsidR="00E138BF" w:rsidRPr="0099505F">
        <w:rPr>
          <w:rFonts w:ascii="Arial" w:hAnsi="Arial" w:cs="Arial"/>
        </w:rPr>
        <w:t>Ward</w:t>
      </w:r>
      <w:r w:rsidR="004678C9" w:rsidRPr="0099505F">
        <w:rPr>
          <w:rFonts w:ascii="Arial" w:hAnsi="Arial" w:cs="Arial"/>
        </w:rPr>
        <w:t xml:space="preserve"> (co-investigator)</w:t>
      </w:r>
      <w:r w:rsidR="00E138BF" w:rsidRPr="0099505F">
        <w:rPr>
          <w:rFonts w:ascii="Arial" w:hAnsi="Arial" w:cs="Arial"/>
        </w:rPr>
        <w:t xml:space="preserve"> </w:t>
      </w:r>
      <w:r w:rsidR="008F155A" w:rsidRPr="0099505F">
        <w:rPr>
          <w:rFonts w:ascii="Arial" w:hAnsi="Arial" w:cs="Arial"/>
        </w:rPr>
        <w:t>is a</w:t>
      </w:r>
      <w:r w:rsidR="00750DA1" w:rsidRPr="0099505F">
        <w:rPr>
          <w:rFonts w:ascii="Arial" w:hAnsi="Arial" w:cs="Arial"/>
        </w:rPr>
        <w:t xml:space="preserve"> </w:t>
      </w:r>
      <w:r w:rsidR="00E138BF" w:rsidRPr="0099505F">
        <w:rPr>
          <w:rFonts w:ascii="Arial" w:hAnsi="Arial" w:cs="Arial"/>
        </w:rPr>
        <w:t>biostatistician</w:t>
      </w:r>
      <w:r w:rsidR="004678C9" w:rsidRPr="0099505F">
        <w:rPr>
          <w:rFonts w:ascii="Arial" w:hAnsi="Arial" w:cs="Arial"/>
        </w:rPr>
        <w:t xml:space="preserve"> from the University of Minnesota</w:t>
      </w:r>
      <w:r w:rsidR="00E138BF" w:rsidRPr="0099505F">
        <w:rPr>
          <w:rFonts w:ascii="Arial" w:hAnsi="Arial" w:cs="Arial"/>
        </w:rPr>
        <w:t xml:space="preserve"> and </w:t>
      </w:r>
      <w:r w:rsidR="00115CDF" w:rsidRPr="0099505F">
        <w:rPr>
          <w:rFonts w:ascii="Arial" w:hAnsi="Arial" w:cs="Arial"/>
        </w:rPr>
        <w:t xml:space="preserve">will </w:t>
      </w:r>
      <w:r w:rsidR="008F155A" w:rsidRPr="0099505F">
        <w:rPr>
          <w:rFonts w:ascii="Arial" w:hAnsi="Arial" w:cs="Arial"/>
        </w:rPr>
        <w:t>pr</w:t>
      </w:r>
      <w:r w:rsidR="00A34E7C" w:rsidRPr="0099505F">
        <w:rPr>
          <w:rFonts w:ascii="Arial" w:hAnsi="Arial" w:cs="Arial"/>
        </w:rPr>
        <w:t>ovide h</w:t>
      </w:r>
      <w:r w:rsidR="00B37384" w:rsidRPr="0099505F">
        <w:rPr>
          <w:rFonts w:ascii="Arial" w:hAnsi="Arial" w:cs="Arial"/>
        </w:rPr>
        <w:t>er</w:t>
      </w:r>
      <w:r w:rsidR="008F155A" w:rsidRPr="0099505F">
        <w:rPr>
          <w:rFonts w:ascii="Arial" w:hAnsi="Arial" w:cs="Arial"/>
        </w:rPr>
        <w:t xml:space="preserve"> </w:t>
      </w:r>
      <w:r w:rsidR="00A34E7C" w:rsidRPr="0099505F">
        <w:rPr>
          <w:rFonts w:ascii="Arial" w:hAnsi="Arial" w:cs="Arial"/>
        </w:rPr>
        <w:t>expertise in</w:t>
      </w:r>
      <w:r w:rsidR="004E4348" w:rsidRPr="0099505F">
        <w:rPr>
          <w:rFonts w:ascii="Arial" w:hAnsi="Arial" w:cs="Arial"/>
        </w:rPr>
        <w:t xml:space="preserve"> </w:t>
      </w:r>
      <w:r w:rsidR="00896CE2" w:rsidRPr="0099505F">
        <w:rPr>
          <w:rFonts w:ascii="Arial" w:hAnsi="Arial" w:cs="Arial"/>
        </w:rPr>
        <w:t xml:space="preserve">Bayesian methods, analytical approaches of infectious disease diagnostic testing, infection disease transmission modeling, and other statistical </w:t>
      </w:r>
      <w:r w:rsidR="00115CDF" w:rsidRPr="00115CDF">
        <w:rPr>
          <w:rFonts w:ascii="Arial" w:hAnsi="Arial" w:cs="Arial"/>
        </w:rPr>
        <w:t>methods</w:t>
      </w:r>
      <w:r w:rsidR="008F155A" w:rsidRPr="000D149E">
        <w:rPr>
          <w:rFonts w:ascii="Arial" w:hAnsi="Arial" w:cs="Arial"/>
        </w:rPr>
        <w:t>.</w:t>
      </w:r>
      <w:r w:rsidR="00AA676E" w:rsidRPr="000D149E">
        <w:rPr>
          <w:rFonts w:ascii="Arial" w:hAnsi="Arial" w:cs="Arial"/>
        </w:rPr>
        <w:t xml:space="preserve"> </w:t>
      </w:r>
      <w:r w:rsidR="00677EB3">
        <w:rPr>
          <w:rFonts w:ascii="Arial" w:hAnsi="Arial" w:cs="Arial"/>
        </w:rPr>
        <w:t xml:space="preserve">The PI has been </w:t>
      </w:r>
      <w:r w:rsidR="00D40EFA">
        <w:rPr>
          <w:rFonts w:ascii="Arial" w:hAnsi="Arial" w:cs="Arial"/>
        </w:rPr>
        <w:t xml:space="preserve">working in Puerto Rico and </w:t>
      </w:r>
      <w:r w:rsidR="00677EB3">
        <w:rPr>
          <w:rFonts w:ascii="Arial" w:hAnsi="Arial" w:cs="Arial"/>
        </w:rPr>
        <w:t>collaborating</w:t>
      </w:r>
      <w:r w:rsidR="0070010E">
        <w:rPr>
          <w:rFonts w:ascii="Arial" w:hAnsi="Arial" w:cs="Arial"/>
        </w:rPr>
        <w:t xml:space="preserve"> </w:t>
      </w:r>
      <w:r w:rsidR="00677EB3">
        <w:rPr>
          <w:rFonts w:ascii="Arial" w:hAnsi="Arial" w:cs="Arial"/>
        </w:rPr>
        <w:t>with CDC Bacterial Special Pathogens Branch</w:t>
      </w:r>
      <w:r w:rsidR="00D40EFA">
        <w:rPr>
          <w:rFonts w:ascii="Arial" w:hAnsi="Arial" w:cs="Arial"/>
        </w:rPr>
        <w:t xml:space="preserve">, local </w:t>
      </w:r>
      <w:r w:rsidR="00026737">
        <w:rPr>
          <w:rFonts w:ascii="Arial" w:hAnsi="Arial" w:cs="Arial"/>
        </w:rPr>
        <w:t>hospitals,</w:t>
      </w:r>
      <w:r w:rsidR="00D40EFA">
        <w:rPr>
          <w:rFonts w:ascii="Arial" w:hAnsi="Arial" w:cs="Arial"/>
        </w:rPr>
        <w:t xml:space="preserve"> and the University of Puerto Rico </w:t>
      </w:r>
      <w:r w:rsidR="00E138BF">
        <w:rPr>
          <w:rFonts w:ascii="Arial" w:hAnsi="Arial" w:cs="Arial"/>
        </w:rPr>
        <w:t>since 2019</w:t>
      </w:r>
      <w:r w:rsidR="00D60BB8">
        <w:rPr>
          <w:rFonts w:ascii="Arial" w:hAnsi="Arial" w:cs="Arial"/>
        </w:rPr>
        <w:t xml:space="preserve"> and continue to meet monthly on publications and other team efforts</w:t>
      </w:r>
      <w:r w:rsidR="00D40EFA">
        <w:rPr>
          <w:rFonts w:ascii="Arial" w:hAnsi="Arial" w:cs="Arial"/>
        </w:rPr>
        <w:t xml:space="preserve">. </w:t>
      </w:r>
      <w:r w:rsidR="004678C9" w:rsidRPr="00D60BB8">
        <w:rPr>
          <w:rFonts w:ascii="Arial" w:hAnsi="Arial" w:cs="Arial"/>
        </w:rPr>
        <w:t xml:space="preserve">Dr. </w:t>
      </w:r>
      <w:r w:rsidR="004C30E2" w:rsidRPr="000D149E">
        <w:rPr>
          <w:rFonts w:ascii="Arial" w:hAnsi="Arial" w:cs="Arial"/>
        </w:rPr>
        <w:t xml:space="preserve">Hallman and </w:t>
      </w:r>
      <w:r w:rsidR="00D60BB8">
        <w:rPr>
          <w:rFonts w:ascii="Arial" w:hAnsi="Arial" w:cs="Arial"/>
        </w:rPr>
        <w:t xml:space="preserve">Dr. </w:t>
      </w:r>
      <w:r w:rsidR="004C30E2" w:rsidRPr="000D149E">
        <w:rPr>
          <w:rFonts w:ascii="Arial" w:hAnsi="Arial" w:cs="Arial"/>
        </w:rPr>
        <w:t>Martinez</w:t>
      </w:r>
      <w:r w:rsidR="00DE1474">
        <w:rPr>
          <w:rFonts w:ascii="Arial" w:hAnsi="Arial" w:cs="Arial"/>
        </w:rPr>
        <w:t xml:space="preserve"> </w:t>
      </w:r>
      <w:r w:rsidR="004678C9">
        <w:rPr>
          <w:rFonts w:ascii="Arial" w:hAnsi="Arial" w:cs="Arial"/>
        </w:rPr>
        <w:t xml:space="preserve">from our partner </w:t>
      </w:r>
      <w:r w:rsidR="00DE1474">
        <w:rPr>
          <w:rFonts w:ascii="Arial" w:hAnsi="Arial" w:cs="Arial"/>
        </w:rPr>
        <w:t>hospital</w:t>
      </w:r>
      <w:r w:rsidR="00C14D99">
        <w:rPr>
          <w:rFonts w:ascii="Arial" w:hAnsi="Arial" w:cs="Arial"/>
        </w:rPr>
        <w:t>s</w:t>
      </w:r>
      <w:r w:rsidR="00DE1474">
        <w:rPr>
          <w:rFonts w:ascii="Arial" w:hAnsi="Arial" w:cs="Arial"/>
        </w:rPr>
        <w:t xml:space="preserve"> in </w:t>
      </w:r>
      <w:r w:rsidR="00EA2A0C">
        <w:rPr>
          <w:rFonts w:ascii="Arial" w:hAnsi="Arial" w:cs="Arial"/>
        </w:rPr>
        <w:t>Puerto Rico</w:t>
      </w:r>
      <w:r w:rsidR="004678C9">
        <w:rPr>
          <w:rFonts w:ascii="Arial" w:hAnsi="Arial" w:cs="Arial"/>
        </w:rPr>
        <w:t xml:space="preserve"> are supportive of this project</w:t>
      </w:r>
      <w:ins w:id="72" w:author="Claudia A Munoz-Zanzi" w:date="2024-03-07T10:31:00Z">
        <w:r w:rsidR="000E4FF6">
          <w:rPr>
            <w:rFonts w:ascii="Arial" w:hAnsi="Arial" w:cs="Arial"/>
          </w:rPr>
          <w:t>, are</w:t>
        </w:r>
      </w:ins>
      <w:ins w:id="73" w:author="Caitlin Ward" w:date="2024-03-12T10:03:00Z">
        <w:r w:rsidR="00297E3E">
          <w:rPr>
            <w:rFonts w:ascii="Arial" w:hAnsi="Arial" w:cs="Arial"/>
          </w:rPr>
          <w:t xml:space="preserve"> </w:t>
        </w:r>
      </w:ins>
      <w:del w:id="74" w:author="Claudia A Munoz-Zanzi" w:date="2024-03-07T10:31:00Z">
        <w:r w:rsidR="004678C9" w:rsidDel="000E4FF6">
          <w:rPr>
            <w:rFonts w:ascii="Arial" w:hAnsi="Arial" w:cs="Arial"/>
          </w:rPr>
          <w:delText xml:space="preserve"> and </w:delText>
        </w:r>
      </w:del>
      <w:r w:rsidR="004678C9">
        <w:rPr>
          <w:rFonts w:ascii="Arial" w:hAnsi="Arial" w:cs="Arial"/>
        </w:rPr>
        <w:t xml:space="preserve">interested in our project </w:t>
      </w:r>
      <w:proofErr w:type="gramStart"/>
      <w:r w:rsidR="004678C9">
        <w:rPr>
          <w:rFonts w:ascii="Arial" w:hAnsi="Arial" w:cs="Arial"/>
        </w:rPr>
        <w:t>outcomes</w:t>
      </w:r>
      <w:ins w:id="75" w:author="Claudia A Munoz-Zanzi" w:date="2024-03-07T10:31:00Z">
        <w:r w:rsidR="000E4FF6">
          <w:rPr>
            <w:rFonts w:ascii="Arial" w:hAnsi="Arial" w:cs="Arial"/>
          </w:rPr>
          <w:t>, and</w:t>
        </w:r>
        <w:proofErr w:type="gramEnd"/>
        <w:r w:rsidR="000E4FF6">
          <w:rPr>
            <w:rFonts w:ascii="Arial" w:hAnsi="Arial" w:cs="Arial"/>
          </w:rPr>
          <w:t xml:space="preserve"> will contribute their </w:t>
        </w:r>
      </w:ins>
      <w:ins w:id="76" w:author="Claudia A Munoz-Zanzi" w:date="2024-03-07T10:32:00Z">
        <w:r w:rsidR="000E4FF6">
          <w:rPr>
            <w:rFonts w:ascii="Arial" w:hAnsi="Arial" w:cs="Arial"/>
          </w:rPr>
          <w:t>clinical expertise in the care</w:t>
        </w:r>
      </w:ins>
      <w:ins w:id="77" w:author="Claudia A Munoz-Zanzi" w:date="2024-03-07T11:32:00Z">
        <w:r w:rsidR="001606E5">
          <w:rPr>
            <w:rFonts w:ascii="Arial" w:hAnsi="Arial" w:cs="Arial"/>
          </w:rPr>
          <w:t xml:space="preserve"> of</w:t>
        </w:r>
      </w:ins>
      <w:ins w:id="78" w:author="Claudia A Munoz-Zanzi" w:date="2024-03-07T10:32:00Z">
        <w:r w:rsidR="000E4FF6">
          <w:rPr>
            <w:rFonts w:ascii="Arial" w:hAnsi="Arial" w:cs="Arial"/>
          </w:rPr>
          <w:t xml:space="preserve"> febrile illness and leptospirosis patients</w:t>
        </w:r>
      </w:ins>
      <w:r w:rsidR="004678C9">
        <w:rPr>
          <w:rFonts w:ascii="Arial" w:hAnsi="Arial" w:cs="Arial"/>
        </w:rPr>
        <w:t xml:space="preserve"> (See letters of </w:t>
      </w:r>
      <w:ins w:id="79" w:author="Claudia A Munoz-Zanzi" w:date="2024-03-07T10:32:00Z">
        <w:r w:rsidR="000E4FF6">
          <w:rPr>
            <w:rFonts w:ascii="Arial" w:hAnsi="Arial" w:cs="Arial"/>
          </w:rPr>
          <w:t xml:space="preserve">collaboration </w:t>
        </w:r>
      </w:ins>
      <w:del w:id="80" w:author="Claudia A Munoz-Zanzi" w:date="2024-03-07T10:32:00Z">
        <w:r w:rsidR="004678C9" w:rsidDel="000E4FF6">
          <w:rPr>
            <w:rFonts w:ascii="Arial" w:hAnsi="Arial" w:cs="Arial"/>
          </w:rPr>
          <w:delText>support</w:delText>
        </w:r>
      </w:del>
      <w:r w:rsidR="004678C9">
        <w:rPr>
          <w:rFonts w:ascii="Arial" w:hAnsi="Arial" w:cs="Arial"/>
        </w:rPr>
        <w:t xml:space="preserve">). </w:t>
      </w:r>
    </w:p>
    <w:p w14:paraId="21AA53C1" w14:textId="4C2D1323" w:rsidR="00026737" w:rsidRDefault="002E46F2" w:rsidP="00026737">
      <w:pPr>
        <w:spacing w:line="240" w:lineRule="auto"/>
        <w:rPr>
          <w:rFonts w:ascii="Arial" w:hAnsi="Arial" w:cs="Arial"/>
          <w:shd w:val="clear" w:color="auto" w:fill="FFFFFF"/>
        </w:rPr>
      </w:pPr>
      <w:r w:rsidRPr="000D149E">
        <w:rPr>
          <w:rFonts w:ascii="Arial" w:hAnsi="Arial" w:cs="Arial"/>
          <w:b/>
          <w:u w:val="single"/>
        </w:rPr>
        <w:t xml:space="preserve">Study </w:t>
      </w:r>
      <w:r w:rsidR="00896C8E">
        <w:rPr>
          <w:rFonts w:ascii="Arial" w:hAnsi="Arial" w:cs="Arial"/>
          <w:b/>
          <w:u w:val="single"/>
        </w:rPr>
        <w:t>area and preliminary data</w:t>
      </w:r>
      <w:r w:rsidRPr="000D149E">
        <w:rPr>
          <w:rFonts w:ascii="Arial" w:hAnsi="Arial" w:cs="Arial"/>
          <w:b/>
          <w:u w:val="single"/>
        </w:rPr>
        <w:t>.</w:t>
      </w:r>
      <w:r w:rsidRPr="000D149E">
        <w:rPr>
          <w:rFonts w:ascii="Arial" w:hAnsi="Arial" w:cs="Arial"/>
        </w:rPr>
        <w:t xml:space="preserve"> </w:t>
      </w:r>
      <w:r w:rsidR="003508B5" w:rsidRPr="000D149E">
        <w:rPr>
          <w:rFonts w:ascii="Arial" w:hAnsi="Arial" w:cs="Arial"/>
        </w:rPr>
        <w:t xml:space="preserve"> Puerto Rico is an U.S. territory and a</w:t>
      </w:r>
      <w:r w:rsidR="00D827E5">
        <w:rPr>
          <w:rFonts w:ascii="Arial" w:hAnsi="Arial" w:cs="Arial"/>
        </w:rPr>
        <w:t>n</w:t>
      </w:r>
      <w:r w:rsidR="003508B5" w:rsidRPr="000D149E">
        <w:rPr>
          <w:rFonts w:ascii="Arial" w:hAnsi="Arial" w:cs="Arial"/>
        </w:rPr>
        <w:t xml:space="preserve"> island in the Caribbean</w:t>
      </w:r>
      <w:r w:rsidR="00CA28FE" w:rsidRPr="000D149E">
        <w:rPr>
          <w:rFonts w:ascii="Arial" w:hAnsi="Arial" w:cs="Arial"/>
        </w:rPr>
        <w:t xml:space="preserve"> with a population of about 3 million people. H</w:t>
      </w:r>
      <w:r w:rsidR="003508B5" w:rsidRPr="000D149E">
        <w:rPr>
          <w:rFonts w:ascii="Arial" w:hAnsi="Arial" w:cs="Arial"/>
        </w:rPr>
        <w:t>igh rainfall season starts in April and generally lasts until November</w:t>
      </w:r>
      <w:r w:rsidR="00CA28FE" w:rsidRPr="000D149E">
        <w:rPr>
          <w:rFonts w:ascii="Arial" w:hAnsi="Arial" w:cs="Arial"/>
        </w:rPr>
        <w:t xml:space="preserve">. </w:t>
      </w:r>
      <w:r w:rsidR="00CA28FE" w:rsidRPr="000D149E">
        <w:rPr>
          <w:rFonts w:ascii="Arial" w:hAnsi="Arial" w:cs="Arial"/>
          <w:shd w:val="clear" w:color="auto" w:fill="FFFFFF"/>
        </w:rPr>
        <w:t>Major rainfall events can produce flooding an</w:t>
      </w:r>
      <w:r w:rsidR="00CB139C" w:rsidRPr="000D149E">
        <w:rPr>
          <w:rFonts w:ascii="Arial" w:hAnsi="Arial" w:cs="Arial"/>
          <w:shd w:val="clear" w:color="auto" w:fill="FFFFFF"/>
        </w:rPr>
        <w:t>d</w:t>
      </w:r>
      <w:r w:rsidR="00CA28FE" w:rsidRPr="000D149E">
        <w:rPr>
          <w:rFonts w:ascii="Arial" w:hAnsi="Arial" w:cs="Arial"/>
          <w:shd w:val="clear" w:color="auto" w:fill="FFFFFF"/>
        </w:rPr>
        <w:t xml:space="preserve"> intense weather in May to November </w:t>
      </w:r>
      <w:r w:rsidR="00CB139C" w:rsidRPr="000D149E">
        <w:rPr>
          <w:rFonts w:ascii="Arial" w:hAnsi="Arial" w:cs="Arial"/>
          <w:shd w:val="clear" w:color="auto" w:fill="FFFFFF"/>
        </w:rPr>
        <w:t xml:space="preserve">can </w:t>
      </w:r>
      <w:r w:rsidR="00CA28FE" w:rsidRPr="000D149E">
        <w:rPr>
          <w:rFonts w:ascii="Arial" w:hAnsi="Arial" w:cs="Arial"/>
          <w:shd w:val="clear" w:color="auto" w:fill="FFFFFF"/>
        </w:rPr>
        <w:t>evolve into tropical storms and</w:t>
      </w:r>
      <w:r w:rsidR="004E4348">
        <w:rPr>
          <w:rFonts w:ascii="Arial" w:hAnsi="Arial" w:cs="Arial"/>
          <w:shd w:val="clear" w:color="auto" w:fill="FFFFFF"/>
        </w:rPr>
        <w:t xml:space="preserve"> </w:t>
      </w:r>
      <w:r w:rsidR="00CA28FE" w:rsidRPr="000D149E">
        <w:rPr>
          <w:rFonts w:ascii="Arial" w:hAnsi="Arial" w:cs="Arial"/>
          <w:shd w:val="clear" w:color="auto" w:fill="FFFFFF"/>
        </w:rPr>
        <w:t>hurricanes</w:t>
      </w:r>
      <w:r w:rsidR="00A614E2">
        <w:rPr>
          <w:rFonts w:ascii="Arial" w:hAnsi="Arial" w:cs="Arial"/>
          <w:shd w:val="clear" w:color="auto" w:fill="FFFFFF"/>
        </w:rPr>
        <w:t>.</w:t>
      </w:r>
      <w:r w:rsidR="00B404C6">
        <w:rPr>
          <w:rFonts w:ascii="Arial" w:hAnsi="Arial" w:cs="Arial"/>
          <w:shd w:val="clear" w:color="auto" w:fill="FFFFFF"/>
        </w:rPr>
        <w:fldChar w:fldCharType="begin"/>
      </w:r>
      <w:r w:rsidR="00EB7961">
        <w:rPr>
          <w:rFonts w:ascii="Arial" w:hAnsi="Arial" w:cs="Arial"/>
          <w:shd w:val="clear" w:color="auto" w:fill="FFFFFF"/>
        </w:rPr>
        <w:instrText xml:space="preserve"> ADDIN EN.CITE &lt;EndNote&gt;&lt;Cite&gt;&lt;Author&gt;USGS&lt;/Author&gt;&lt;Year&gt;2021&lt;/Year&gt;&lt;RecNum&gt;3618&lt;/RecNum&gt;&lt;DisplayText&gt;[30]&lt;/DisplayText&gt;&lt;record&gt;&lt;rec-number&gt;3618&lt;/rec-number&gt;&lt;foreign-keys&gt;&lt;key app="EN" db-id="dvpw0092of9z03e5tfq5e29vppreazxpwrt2" timestamp="1633402918"&gt;3618&lt;/key&gt;&lt;/foreign-keys&gt;&lt;ref-type name="Web Page"&gt;12&lt;/ref-type&gt;&lt;contributors&gt;&lt;authors&gt;&lt;author&gt;USGS&lt;/author&gt;&lt;/authors&gt;&lt;/contributors&gt;&lt;titles&gt;&lt;title&gt;Climate of Puerto Rico&lt;/title&gt;&lt;secondary-title&gt;Caribbean-Florida Water Science Center (CFWSC)&lt;/secondary-title&gt;&lt;/titles&gt;&lt;dates&gt;&lt;year&gt;2021&lt;/year&gt;&lt;/dates&gt;&lt;urls&gt;&lt;related-urls&gt;&lt;url&gt;https://www.usgs.gov/centers/car-fl-water/science/climate-puerto-rico?qt-science_center_objects=0#qt-science_center_objects&lt;/url&gt;&lt;/related-urls&gt;&lt;/urls&gt;&lt;/record&gt;&lt;/Cite&gt;&lt;/EndNote&gt;</w:instrText>
      </w:r>
      <w:r w:rsidR="00B404C6">
        <w:rPr>
          <w:rFonts w:ascii="Arial" w:hAnsi="Arial" w:cs="Arial"/>
          <w:shd w:val="clear" w:color="auto" w:fill="FFFFFF"/>
        </w:rPr>
        <w:fldChar w:fldCharType="separate"/>
      </w:r>
      <w:r w:rsidR="00EB7961">
        <w:rPr>
          <w:rFonts w:ascii="Arial" w:hAnsi="Arial" w:cs="Arial"/>
          <w:noProof/>
          <w:shd w:val="clear" w:color="auto" w:fill="FFFFFF"/>
        </w:rPr>
        <w:t>[30]</w:t>
      </w:r>
      <w:r w:rsidR="00B404C6">
        <w:rPr>
          <w:rFonts w:ascii="Arial" w:hAnsi="Arial" w:cs="Arial"/>
          <w:shd w:val="clear" w:color="auto" w:fill="FFFFFF"/>
        </w:rPr>
        <w:fldChar w:fldCharType="end"/>
      </w:r>
      <w:r w:rsidR="00CA28FE" w:rsidRPr="000D149E">
        <w:rPr>
          <w:rFonts w:ascii="Arial" w:hAnsi="Arial" w:cs="Arial"/>
          <w:shd w:val="clear" w:color="auto" w:fill="FFFFFF"/>
        </w:rPr>
        <w:t xml:space="preserve"> </w:t>
      </w:r>
      <w:r w:rsidR="00CB139C" w:rsidRPr="000D149E">
        <w:rPr>
          <w:rFonts w:ascii="Arial" w:hAnsi="Arial" w:cs="Arial"/>
          <w:shd w:val="clear" w:color="auto" w:fill="FFFFFF"/>
        </w:rPr>
        <w:t xml:space="preserve">There are 63 public and privately owned hospitals and more than 75 publicly funded primary care health centers throughout the island. </w:t>
      </w:r>
      <w:r w:rsidR="004678C9">
        <w:rPr>
          <w:rFonts w:ascii="Arial" w:hAnsi="Arial" w:cs="Arial"/>
          <w:shd w:val="clear" w:color="auto" w:fill="FFFFFF"/>
        </w:rPr>
        <w:t xml:space="preserve">We carried out a CDC-funded project, active from June 2019 through June 2021, to improve </w:t>
      </w:r>
      <w:ins w:id="81" w:author="Claudia A Munoz-Zanzi" w:date="2024-03-07T10:34:00Z">
        <w:r w:rsidR="000E4FF6">
          <w:rPr>
            <w:rFonts w:ascii="Arial" w:hAnsi="Arial" w:cs="Arial"/>
            <w:shd w:val="clear" w:color="auto" w:fill="FFFFFF"/>
          </w:rPr>
          <w:t xml:space="preserve">hospital </w:t>
        </w:r>
      </w:ins>
      <w:r w:rsidR="004678C9">
        <w:rPr>
          <w:rFonts w:ascii="Arial" w:hAnsi="Arial" w:cs="Arial"/>
          <w:shd w:val="clear" w:color="auto" w:fill="FFFFFF"/>
        </w:rPr>
        <w:t xml:space="preserve">diagnostic capabilities for leptospirosis </w:t>
      </w:r>
      <w:del w:id="82" w:author="Claudia A Munoz-Zanzi" w:date="2024-03-07T10:34:00Z">
        <w:r w:rsidR="004678C9" w:rsidDel="000E4FF6">
          <w:rPr>
            <w:rFonts w:ascii="Arial" w:hAnsi="Arial" w:cs="Arial"/>
            <w:shd w:val="clear" w:color="auto" w:fill="FFFFFF"/>
          </w:rPr>
          <w:delText>at the hospital-level</w:delText>
        </w:r>
      </w:del>
      <w:r w:rsidR="004678C9">
        <w:rPr>
          <w:rFonts w:ascii="Arial" w:hAnsi="Arial" w:cs="Arial"/>
          <w:shd w:val="clear" w:color="auto" w:fill="FFFFFF"/>
        </w:rPr>
        <w:t xml:space="preserve"> in Puerto Rico and to carry out active hospital</w:t>
      </w:r>
      <w:ins w:id="83" w:author="Claudia A Munoz-Zanzi" w:date="2024-03-07T10:34:00Z">
        <w:r w:rsidR="000E4FF6">
          <w:rPr>
            <w:rFonts w:ascii="Arial" w:hAnsi="Arial" w:cs="Arial"/>
            <w:shd w:val="clear" w:color="auto" w:fill="FFFFFF"/>
          </w:rPr>
          <w:t xml:space="preserve"> sentinel </w:t>
        </w:r>
      </w:ins>
      <w:del w:id="84" w:author="Claudia A Munoz-Zanzi" w:date="2024-03-07T10:34:00Z">
        <w:r w:rsidR="004678C9" w:rsidDel="000E4FF6">
          <w:rPr>
            <w:rFonts w:ascii="Arial" w:hAnsi="Arial" w:cs="Arial"/>
            <w:shd w:val="clear" w:color="auto" w:fill="FFFFFF"/>
          </w:rPr>
          <w:delText>-based</w:delText>
        </w:r>
      </w:del>
      <w:r w:rsidR="004678C9">
        <w:rPr>
          <w:rFonts w:ascii="Arial" w:hAnsi="Arial" w:cs="Arial"/>
          <w:shd w:val="clear" w:color="auto" w:fill="FFFFFF"/>
        </w:rPr>
        <w:t xml:space="preserve"> surveillance for leptospirosis to identify cases and </w:t>
      </w:r>
      <w:ins w:id="85" w:author="Claudia A Munoz-Zanzi" w:date="2024-03-07T10:34:00Z">
        <w:r w:rsidR="000E4FF6">
          <w:rPr>
            <w:rFonts w:ascii="Arial" w:hAnsi="Arial" w:cs="Arial"/>
            <w:shd w:val="clear" w:color="auto" w:fill="FFFFFF"/>
          </w:rPr>
          <w:t xml:space="preserve">to </w:t>
        </w:r>
      </w:ins>
      <w:r w:rsidR="004678C9">
        <w:rPr>
          <w:rFonts w:ascii="Arial" w:hAnsi="Arial" w:cs="Arial"/>
          <w:shd w:val="clear" w:color="auto" w:fill="FFFFFF"/>
        </w:rPr>
        <w:t xml:space="preserve">characterize the epidemiology. </w:t>
      </w:r>
      <w:ins w:id="86" w:author="Claudia A Munoz-Zanzi" w:date="2024-03-07T10:40:00Z">
        <w:r w:rsidR="000E4FF6">
          <w:rPr>
            <w:rFonts w:ascii="Arial" w:hAnsi="Arial" w:cs="Arial"/>
            <w:shd w:val="clear" w:color="auto" w:fill="FFFFFF"/>
          </w:rPr>
          <w:t>Because stand</w:t>
        </w:r>
      </w:ins>
      <w:ins w:id="87" w:author="Claudia A Munoz-Zanzi" w:date="2024-03-07T10:41:00Z">
        <w:r w:rsidR="000E4FF6">
          <w:rPr>
            <w:rFonts w:ascii="Arial" w:hAnsi="Arial" w:cs="Arial"/>
            <w:shd w:val="clear" w:color="auto" w:fill="FFFFFF"/>
          </w:rPr>
          <w:t xml:space="preserve">ardized laboratory testing was critical for this </w:t>
        </w:r>
        <w:r w:rsidR="004A7AFD">
          <w:rPr>
            <w:rFonts w:ascii="Arial" w:hAnsi="Arial" w:cs="Arial"/>
            <w:shd w:val="clear" w:color="auto" w:fill="FFFFFF"/>
          </w:rPr>
          <w:t xml:space="preserve">surveillance activity, </w:t>
        </w:r>
      </w:ins>
      <w:moveToRangeStart w:id="88" w:author="Claudia A Munoz-Zanzi" w:date="2024-03-07T10:37:00Z" w:name="move160700281"/>
      <w:moveTo w:id="89" w:author="Claudia A Munoz-Zanzi" w:date="2024-03-07T10:37:00Z">
        <w:del w:id="90" w:author="Claudia A Munoz-Zanzi" w:date="2024-03-07T10:41:00Z">
          <w:r w:rsidR="000E4FF6" w:rsidDel="004A7AFD">
            <w:rPr>
              <w:rFonts w:ascii="Arial" w:hAnsi="Arial" w:cs="Arial"/>
              <w:shd w:val="clear" w:color="auto" w:fill="FFFFFF"/>
            </w:rPr>
            <w:delText xml:space="preserve">Through </w:delText>
          </w:r>
        </w:del>
      </w:moveTo>
      <w:ins w:id="91" w:author="Claudia A Munoz-Zanzi" w:date="2024-03-07T10:37:00Z">
        <w:r w:rsidR="000E4FF6">
          <w:rPr>
            <w:rFonts w:ascii="Arial" w:hAnsi="Arial" w:cs="Arial"/>
            <w:shd w:val="clear" w:color="auto" w:fill="FFFFFF"/>
          </w:rPr>
          <w:t xml:space="preserve"> </w:t>
        </w:r>
      </w:ins>
      <w:moveTo w:id="92" w:author="Claudia A Munoz-Zanzi" w:date="2024-03-07T10:37:00Z">
        <w:del w:id="93" w:author="Claudia A Munoz-Zanzi" w:date="2024-03-07T10:37:00Z">
          <w:r w:rsidR="000E4FF6" w:rsidDel="000E4FF6">
            <w:rPr>
              <w:rFonts w:ascii="Arial" w:hAnsi="Arial" w:cs="Arial"/>
              <w:shd w:val="clear" w:color="auto" w:fill="FFFFFF"/>
            </w:rPr>
            <w:delText xml:space="preserve">our </w:delText>
          </w:r>
          <w:r w:rsidR="000E4FF6" w:rsidRPr="004E4348" w:rsidDel="000E4FF6">
            <w:rPr>
              <w:rFonts w:ascii="Arial" w:hAnsi="Arial" w:cs="Arial"/>
              <w:shd w:val="clear" w:color="auto" w:fill="FFFFFF"/>
            </w:rPr>
            <w:delText>CDC</w:delText>
          </w:r>
          <w:r w:rsidR="000E4FF6" w:rsidDel="000E4FF6">
            <w:rPr>
              <w:rFonts w:ascii="Arial" w:hAnsi="Arial" w:cs="Arial"/>
              <w:shd w:val="clear" w:color="auto" w:fill="FFFFFF"/>
            </w:rPr>
            <w:delText xml:space="preserve"> collaborative agreement</w:delText>
          </w:r>
          <w:r w:rsidR="000E4FF6" w:rsidRPr="004E4348" w:rsidDel="000E4FF6">
            <w:rPr>
              <w:rFonts w:ascii="Arial" w:hAnsi="Arial" w:cs="Arial"/>
              <w:shd w:val="clear" w:color="auto" w:fill="FFFFFF"/>
            </w:rPr>
            <w:delText xml:space="preserve"> project</w:delText>
          </w:r>
        </w:del>
        <w:del w:id="94" w:author="Caitlin Ward" w:date="2024-03-12T10:04:00Z">
          <w:r w:rsidR="000E4FF6" w:rsidRPr="004E4348" w:rsidDel="00297E3E">
            <w:rPr>
              <w:rFonts w:ascii="Arial" w:hAnsi="Arial" w:cs="Arial"/>
              <w:shd w:val="clear" w:color="auto" w:fill="FFFFFF"/>
            </w:rPr>
            <w:delText xml:space="preserve">, </w:delText>
          </w:r>
        </w:del>
      </w:moveTo>
      <w:ins w:id="95" w:author="Claudia A Munoz-Zanzi" w:date="2024-03-07T10:38:00Z">
        <w:r w:rsidR="000E4FF6">
          <w:rPr>
            <w:rFonts w:ascii="Arial" w:hAnsi="Arial" w:cs="Arial"/>
            <w:shd w:val="clear" w:color="auto" w:fill="FFFFFF"/>
          </w:rPr>
          <w:t xml:space="preserve">the PI led the effort to </w:t>
        </w:r>
      </w:ins>
      <w:moveTo w:id="96" w:author="Claudia A Munoz-Zanzi" w:date="2024-03-07T10:37:00Z">
        <w:del w:id="97" w:author="Claudia A Munoz-Zanzi" w:date="2024-03-07T10:38:00Z">
          <w:r w:rsidR="000E4FF6" w:rsidDel="000E4FF6">
            <w:rPr>
              <w:rFonts w:ascii="Arial" w:hAnsi="Arial" w:cs="Arial"/>
              <w:shd w:val="clear" w:color="auto" w:fill="FFFFFF"/>
            </w:rPr>
            <w:delText xml:space="preserve">we </w:delText>
          </w:r>
        </w:del>
        <w:r w:rsidR="000E4FF6">
          <w:rPr>
            <w:rFonts w:ascii="Arial" w:hAnsi="Arial" w:cs="Arial"/>
            <w:shd w:val="clear" w:color="auto" w:fill="FFFFFF"/>
          </w:rPr>
          <w:t>expand</w:t>
        </w:r>
        <w:del w:id="98" w:author="Claudia A Munoz-Zanzi" w:date="2024-03-07T10:38:00Z">
          <w:r w:rsidR="000E4FF6" w:rsidDel="000E4FF6">
            <w:rPr>
              <w:rFonts w:ascii="Arial" w:hAnsi="Arial" w:cs="Arial"/>
              <w:shd w:val="clear" w:color="auto" w:fill="FFFFFF"/>
            </w:rPr>
            <w:delText>ed</w:delText>
          </w:r>
        </w:del>
        <w:r w:rsidR="000E4FF6">
          <w:rPr>
            <w:rFonts w:ascii="Arial" w:hAnsi="Arial" w:cs="Arial"/>
            <w:shd w:val="clear" w:color="auto" w:fill="FFFFFF"/>
          </w:rPr>
          <w:t xml:space="preserve"> </w:t>
        </w:r>
      </w:moveTo>
      <w:ins w:id="99" w:author="Claudia A Munoz-Zanzi" w:date="2024-03-07T10:38:00Z">
        <w:r w:rsidR="000E4FF6">
          <w:rPr>
            <w:rFonts w:ascii="Arial" w:hAnsi="Arial" w:cs="Arial"/>
            <w:shd w:val="clear" w:color="auto" w:fill="FFFFFF"/>
          </w:rPr>
          <w:t xml:space="preserve">Leptospirosis </w:t>
        </w:r>
      </w:ins>
      <w:moveTo w:id="100" w:author="Claudia A Munoz-Zanzi" w:date="2024-03-07T10:37:00Z">
        <w:r w:rsidR="000E4FF6">
          <w:rPr>
            <w:rFonts w:ascii="Arial" w:hAnsi="Arial" w:cs="Arial"/>
            <w:shd w:val="clear" w:color="auto" w:fill="FFFFFF"/>
          </w:rPr>
          <w:t xml:space="preserve">IgM testing capacity </w:t>
        </w:r>
      </w:moveTo>
      <w:ins w:id="101" w:author="Claudia A Munoz-Zanzi" w:date="2024-03-07T10:39:00Z">
        <w:r w:rsidR="000E4FF6">
          <w:rPr>
            <w:rFonts w:ascii="Arial" w:hAnsi="Arial" w:cs="Arial"/>
            <w:shd w:val="clear" w:color="auto" w:fill="FFFFFF"/>
          </w:rPr>
          <w:t>to all the project-enrolled hospit</w:t>
        </w:r>
      </w:ins>
      <w:ins w:id="102" w:author="Claudia A Munoz-Zanzi" w:date="2024-03-07T10:40:00Z">
        <w:r w:rsidR="000E4FF6">
          <w:rPr>
            <w:rFonts w:ascii="Arial" w:hAnsi="Arial" w:cs="Arial"/>
            <w:shd w:val="clear" w:color="auto" w:fill="FFFFFF"/>
          </w:rPr>
          <w:t xml:space="preserve">als and </w:t>
        </w:r>
      </w:ins>
      <w:moveTo w:id="103" w:author="Claudia A Munoz-Zanzi" w:date="2024-03-07T10:37:00Z">
        <w:del w:id="104" w:author="Claudia A Munoz-Zanzi" w:date="2024-03-07T10:39:00Z">
          <w:r w:rsidR="000E4FF6" w:rsidDel="000E4FF6">
            <w:rPr>
              <w:rFonts w:ascii="Arial" w:hAnsi="Arial" w:cs="Arial"/>
              <w:shd w:val="clear" w:color="auto" w:fill="FFFFFF"/>
            </w:rPr>
            <w:delText xml:space="preserve">at </w:delText>
          </w:r>
        </w:del>
        <w:del w:id="105" w:author="Claudia A Munoz-Zanzi" w:date="2024-03-07T10:40:00Z">
          <w:r w:rsidR="000E4FF6" w:rsidDel="000E4FF6">
            <w:rPr>
              <w:rFonts w:ascii="Arial" w:hAnsi="Arial" w:cs="Arial"/>
              <w:shd w:val="clear" w:color="auto" w:fill="FFFFFF"/>
            </w:rPr>
            <w:delText>our partner hospitals</w:delText>
          </w:r>
        </w:del>
        <w:del w:id="106" w:author="Caitlin Ward" w:date="2024-03-12T10:04:00Z">
          <w:r w:rsidR="000E4FF6" w:rsidDel="00297E3E">
            <w:rPr>
              <w:rFonts w:ascii="Arial" w:hAnsi="Arial" w:cs="Arial"/>
              <w:shd w:val="clear" w:color="auto" w:fill="FFFFFF"/>
            </w:rPr>
            <w:delText xml:space="preserve"> and </w:delText>
          </w:r>
        </w:del>
        <w:r w:rsidR="000E4FF6">
          <w:rPr>
            <w:rFonts w:ascii="Arial" w:hAnsi="Arial" w:cs="Arial"/>
            <w:shd w:val="clear" w:color="auto" w:fill="FFFFFF"/>
          </w:rPr>
          <w:t xml:space="preserve">implemented a CLIA-approved PCR laboratory for </w:t>
        </w:r>
        <w:r w:rsidR="000E4FF6" w:rsidRPr="004E4348">
          <w:rPr>
            <w:rFonts w:ascii="Arial" w:hAnsi="Arial" w:cs="Arial"/>
            <w:shd w:val="clear" w:color="auto" w:fill="FFFFFF"/>
          </w:rPr>
          <w:t xml:space="preserve">leptospirosis </w:t>
        </w:r>
        <w:r w:rsidR="000E4FF6">
          <w:rPr>
            <w:rFonts w:ascii="Arial" w:hAnsi="Arial" w:cs="Arial"/>
            <w:shd w:val="clear" w:color="auto" w:fill="FFFFFF"/>
          </w:rPr>
          <w:t xml:space="preserve">at one of the hospitals. </w:t>
        </w:r>
        <w:r w:rsidR="000E4FF6" w:rsidRPr="004E4348">
          <w:rPr>
            <w:rFonts w:ascii="Arial" w:hAnsi="Arial" w:cs="Arial"/>
            <w:shd w:val="clear" w:color="auto" w:fill="FFFFFF"/>
          </w:rPr>
          <w:t xml:space="preserve">PCR </w:t>
        </w:r>
        <w:r w:rsidR="000E4FF6">
          <w:rPr>
            <w:rFonts w:ascii="Arial" w:hAnsi="Arial" w:cs="Arial"/>
            <w:shd w:val="clear" w:color="auto" w:fill="FFFFFF"/>
          </w:rPr>
          <w:t xml:space="preserve">was previously only </w:t>
        </w:r>
        <w:r w:rsidR="000E4FF6" w:rsidRPr="004E4348">
          <w:rPr>
            <w:rFonts w:ascii="Arial" w:hAnsi="Arial" w:cs="Arial"/>
            <w:shd w:val="clear" w:color="auto" w:fill="FFFFFF"/>
          </w:rPr>
          <w:t xml:space="preserve">accessible </w:t>
        </w:r>
        <w:r w:rsidR="000E4FF6">
          <w:rPr>
            <w:rFonts w:ascii="Arial" w:hAnsi="Arial" w:cs="Arial"/>
            <w:shd w:val="clear" w:color="auto" w:fill="FFFFFF"/>
          </w:rPr>
          <w:t xml:space="preserve">by sending samples to CDC Atlanta </w:t>
        </w:r>
        <w:r w:rsidR="000E4FF6" w:rsidRPr="004E4348">
          <w:rPr>
            <w:rFonts w:ascii="Arial" w:hAnsi="Arial" w:cs="Arial"/>
            <w:shd w:val="clear" w:color="auto" w:fill="FFFFFF"/>
          </w:rPr>
          <w:t>through the PRDH</w:t>
        </w:r>
        <w:r w:rsidR="000E4FF6">
          <w:rPr>
            <w:rFonts w:ascii="Arial" w:hAnsi="Arial" w:cs="Arial"/>
            <w:shd w:val="clear" w:color="auto" w:fill="FFFFFF"/>
          </w:rPr>
          <w:t>.</w:t>
        </w:r>
      </w:moveTo>
      <w:moveFromRangeStart w:id="107" w:author="Claudia A Munoz-Zanzi" w:date="2024-03-07T10:46:00Z" w:name="move160700800"/>
      <w:moveToRangeEnd w:id="88"/>
      <w:moveFrom w:id="108" w:author="Claudia A Munoz-Zanzi" w:date="2024-03-07T10:46:00Z">
        <w:r w:rsidR="00B34EE7" w:rsidDel="004A7AFD">
          <w:rPr>
            <w:rFonts w:ascii="Arial" w:hAnsi="Arial" w:cs="Arial"/>
            <w:shd w:val="clear" w:color="auto" w:fill="FFFFFF"/>
          </w:rPr>
          <w:t>Diagnostic testing options for leptospirosis consists of detection of IgM antibodies</w:t>
        </w:r>
        <w:r w:rsidR="00896CE2" w:rsidDel="004A7AFD">
          <w:rPr>
            <w:rFonts w:ascii="Arial" w:hAnsi="Arial" w:cs="Arial"/>
            <w:shd w:val="clear" w:color="auto" w:fill="FFFFFF"/>
          </w:rPr>
          <w:t xml:space="preserve"> (e.g. lateral flow assays) which identifies probable cases and PCR testing which can confirm a diagnosis when positive. The microagglutination test (MAT), a</w:t>
        </w:r>
        <w:r w:rsidR="00283E2A" w:rsidDel="004A7AFD">
          <w:rPr>
            <w:rFonts w:ascii="Arial" w:hAnsi="Arial" w:cs="Arial"/>
            <w:shd w:val="clear" w:color="auto" w:fill="FFFFFF"/>
          </w:rPr>
          <w:t xml:space="preserve">n antibody </w:t>
        </w:r>
        <w:r w:rsidR="00896CE2" w:rsidDel="004A7AFD">
          <w:rPr>
            <w:rFonts w:ascii="Arial" w:hAnsi="Arial" w:cs="Arial"/>
            <w:shd w:val="clear" w:color="auto" w:fill="FFFFFF"/>
          </w:rPr>
          <w:t xml:space="preserve">test </w:t>
        </w:r>
        <w:r w:rsidR="00283E2A" w:rsidDel="004A7AFD">
          <w:rPr>
            <w:rFonts w:ascii="Arial" w:hAnsi="Arial" w:cs="Arial"/>
            <w:shd w:val="clear" w:color="auto" w:fill="FFFFFF"/>
          </w:rPr>
          <w:t xml:space="preserve">commonly </w:t>
        </w:r>
        <w:r w:rsidR="00896CE2" w:rsidDel="004A7AFD">
          <w:rPr>
            <w:rFonts w:ascii="Arial" w:hAnsi="Arial" w:cs="Arial"/>
            <w:shd w:val="clear" w:color="auto" w:fill="FFFFFF"/>
          </w:rPr>
          <w:t>performed a</w:t>
        </w:r>
        <w:r w:rsidR="00283E2A" w:rsidDel="004A7AFD">
          <w:rPr>
            <w:rFonts w:ascii="Arial" w:hAnsi="Arial" w:cs="Arial"/>
            <w:shd w:val="clear" w:color="auto" w:fill="FFFFFF"/>
          </w:rPr>
          <w:t xml:space="preserve">t leptospirosis </w:t>
        </w:r>
        <w:r w:rsidR="00896CE2" w:rsidDel="004A7AFD">
          <w:rPr>
            <w:rFonts w:ascii="Arial" w:hAnsi="Arial" w:cs="Arial"/>
            <w:shd w:val="clear" w:color="auto" w:fill="FFFFFF"/>
          </w:rPr>
          <w:t>reference laboratories</w:t>
        </w:r>
        <w:r w:rsidR="00283E2A" w:rsidDel="004A7AFD">
          <w:rPr>
            <w:rFonts w:ascii="Arial" w:hAnsi="Arial" w:cs="Arial"/>
            <w:shd w:val="clear" w:color="auto" w:fill="FFFFFF"/>
          </w:rPr>
          <w:t xml:space="preserve"> (CDC Atlanta)</w:t>
        </w:r>
        <w:r w:rsidR="00896CE2" w:rsidDel="004A7AFD">
          <w:rPr>
            <w:rFonts w:ascii="Arial" w:hAnsi="Arial" w:cs="Arial"/>
            <w:shd w:val="clear" w:color="auto" w:fill="FFFFFF"/>
          </w:rPr>
          <w:t>, can also confi</w:t>
        </w:r>
        <w:r w:rsidR="00283E2A" w:rsidDel="004A7AFD">
          <w:rPr>
            <w:rFonts w:ascii="Arial" w:hAnsi="Arial" w:cs="Arial"/>
            <w:shd w:val="clear" w:color="auto" w:fill="FFFFFF"/>
          </w:rPr>
          <w:t>rm diagnosis based on a 2-fold increase on paired samples or a high titer on a single sample</w:t>
        </w:r>
      </w:moveFrom>
      <w:moveFromRangeEnd w:id="107"/>
      <w:r w:rsidR="00283E2A">
        <w:rPr>
          <w:rFonts w:ascii="Arial" w:hAnsi="Arial" w:cs="Arial"/>
          <w:shd w:val="clear" w:color="auto" w:fill="FFFFFF"/>
        </w:rPr>
        <w:t xml:space="preserve">. </w:t>
      </w:r>
      <w:moveFromRangeStart w:id="109" w:author="Claudia A Munoz-Zanzi" w:date="2024-03-07T10:37:00Z" w:name="move160700281"/>
      <w:moveFrom w:id="110" w:author="Claudia A Munoz-Zanzi" w:date="2024-03-07T10:37:00Z">
        <w:r w:rsidR="00050618" w:rsidDel="000E4FF6">
          <w:rPr>
            <w:rFonts w:ascii="Arial" w:hAnsi="Arial" w:cs="Arial"/>
            <w:shd w:val="clear" w:color="auto" w:fill="FFFFFF"/>
          </w:rPr>
          <w:t xml:space="preserve">Through our </w:t>
        </w:r>
        <w:r w:rsidR="00205F8C" w:rsidRPr="004E4348" w:rsidDel="000E4FF6">
          <w:rPr>
            <w:rFonts w:ascii="Arial" w:hAnsi="Arial" w:cs="Arial"/>
            <w:shd w:val="clear" w:color="auto" w:fill="FFFFFF"/>
          </w:rPr>
          <w:t>CDC</w:t>
        </w:r>
        <w:r w:rsidR="00E13885" w:rsidDel="000E4FF6">
          <w:rPr>
            <w:rFonts w:ascii="Arial" w:hAnsi="Arial" w:cs="Arial"/>
            <w:shd w:val="clear" w:color="auto" w:fill="FFFFFF"/>
          </w:rPr>
          <w:t xml:space="preserve"> collaborative agreement</w:t>
        </w:r>
        <w:r w:rsidR="00205F8C" w:rsidRPr="004E4348" w:rsidDel="000E4FF6">
          <w:rPr>
            <w:rFonts w:ascii="Arial" w:hAnsi="Arial" w:cs="Arial"/>
            <w:shd w:val="clear" w:color="auto" w:fill="FFFFFF"/>
          </w:rPr>
          <w:t xml:space="preserve"> project, </w:t>
        </w:r>
        <w:r w:rsidR="00050618" w:rsidDel="000E4FF6">
          <w:rPr>
            <w:rFonts w:ascii="Arial" w:hAnsi="Arial" w:cs="Arial"/>
            <w:shd w:val="clear" w:color="auto" w:fill="FFFFFF"/>
          </w:rPr>
          <w:t>we expanded IgM testing capacity at our partner hospitals and implemented a CLIA</w:t>
        </w:r>
        <w:r w:rsidR="008B5B6B" w:rsidDel="000E4FF6">
          <w:rPr>
            <w:rFonts w:ascii="Arial" w:hAnsi="Arial" w:cs="Arial"/>
            <w:shd w:val="clear" w:color="auto" w:fill="FFFFFF"/>
          </w:rPr>
          <w:t>-</w:t>
        </w:r>
        <w:r w:rsidR="00050618" w:rsidDel="000E4FF6">
          <w:rPr>
            <w:rFonts w:ascii="Arial" w:hAnsi="Arial" w:cs="Arial"/>
            <w:shd w:val="clear" w:color="auto" w:fill="FFFFFF"/>
          </w:rPr>
          <w:t xml:space="preserve">approved PCR laboratory for </w:t>
        </w:r>
        <w:r w:rsidR="00205F8C" w:rsidRPr="004E4348" w:rsidDel="000E4FF6">
          <w:rPr>
            <w:rFonts w:ascii="Arial" w:hAnsi="Arial" w:cs="Arial"/>
            <w:shd w:val="clear" w:color="auto" w:fill="FFFFFF"/>
          </w:rPr>
          <w:t xml:space="preserve">leptospirosis </w:t>
        </w:r>
        <w:r w:rsidR="00050618" w:rsidDel="000E4FF6">
          <w:rPr>
            <w:rFonts w:ascii="Arial" w:hAnsi="Arial" w:cs="Arial"/>
            <w:shd w:val="clear" w:color="auto" w:fill="FFFFFF"/>
          </w:rPr>
          <w:t xml:space="preserve">at one of the hospitals. </w:t>
        </w:r>
        <w:r w:rsidR="004E4348" w:rsidRPr="004E4348" w:rsidDel="000E4FF6">
          <w:rPr>
            <w:rFonts w:ascii="Arial" w:hAnsi="Arial" w:cs="Arial"/>
            <w:shd w:val="clear" w:color="auto" w:fill="FFFFFF"/>
          </w:rPr>
          <w:t xml:space="preserve">PCR </w:t>
        </w:r>
        <w:r w:rsidR="00050618" w:rsidDel="000E4FF6">
          <w:rPr>
            <w:rFonts w:ascii="Arial" w:hAnsi="Arial" w:cs="Arial"/>
            <w:shd w:val="clear" w:color="auto" w:fill="FFFFFF"/>
          </w:rPr>
          <w:t xml:space="preserve">was previously only </w:t>
        </w:r>
        <w:r w:rsidR="004E4348" w:rsidRPr="004E4348" w:rsidDel="000E4FF6">
          <w:rPr>
            <w:rFonts w:ascii="Arial" w:hAnsi="Arial" w:cs="Arial"/>
            <w:shd w:val="clear" w:color="auto" w:fill="FFFFFF"/>
          </w:rPr>
          <w:t xml:space="preserve">accessible </w:t>
        </w:r>
        <w:r w:rsidR="00050618" w:rsidDel="000E4FF6">
          <w:rPr>
            <w:rFonts w:ascii="Arial" w:hAnsi="Arial" w:cs="Arial"/>
            <w:shd w:val="clear" w:color="auto" w:fill="FFFFFF"/>
          </w:rPr>
          <w:t xml:space="preserve">by sending samples to CDC Atlanta </w:t>
        </w:r>
        <w:r w:rsidR="004E4348" w:rsidRPr="004E4348" w:rsidDel="000E4FF6">
          <w:rPr>
            <w:rFonts w:ascii="Arial" w:hAnsi="Arial" w:cs="Arial"/>
            <w:shd w:val="clear" w:color="auto" w:fill="FFFFFF"/>
          </w:rPr>
          <w:t>through the PRDH</w:t>
        </w:r>
        <w:r w:rsidR="00050618" w:rsidDel="000E4FF6">
          <w:rPr>
            <w:rFonts w:ascii="Arial" w:hAnsi="Arial" w:cs="Arial"/>
            <w:shd w:val="clear" w:color="auto" w:fill="FFFFFF"/>
          </w:rPr>
          <w:t>.</w:t>
        </w:r>
      </w:moveFrom>
      <w:moveFromRangeEnd w:id="109"/>
    </w:p>
    <w:p w14:paraId="3A12C4E5" w14:textId="087F9341" w:rsidR="004E3DFB" w:rsidRDefault="0030312B" w:rsidP="00026737">
      <w:pPr>
        <w:spacing w:line="240" w:lineRule="auto"/>
        <w:rPr>
          <w:rFonts w:ascii="Arial" w:hAnsi="Arial" w:cs="Arial"/>
          <w:shd w:val="clear" w:color="auto" w:fill="FFFFFF"/>
        </w:rPr>
      </w:pPr>
      <w:r>
        <w:rPr>
          <w:rFonts w:ascii="Arial" w:hAnsi="Arial" w:cs="Arial"/>
          <w:shd w:val="clear" w:color="auto" w:fill="FFFFFF"/>
        </w:rPr>
        <w:t xml:space="preserve">Our </w:t>
      </w:r>
      <w:ins w:id="111" w:author="Claudia A Munoz-Zanzi" w:date="2024-03-07T10:45:00Z">
        <w:r w:rsidR="004A7AFD">
          <w:rPr>
            <w:rFonts w:ascii="Arial" w:hAnsi="Arial" w:cs="Arial"/>
            <w:shd w:val="clear" w:color="auto" w:fill="FFFFFF"/>
          </w:rPr>
          <w:t xml:space="preserve">existing </w:t>
        </w:r>
      </w:ins>
      <w:r>
        <w:rPr>
          <w:rFonts w:ascii="Arial" w:hAnsi="Arial" w:cs="Arial"/>
          <w:shd w:val="clear" w:color="auto" w:fill="FFFFFF"/>
        </w:rPr>
        <w:t>data</w:t>
      </w:r>
      <w:r w:rsidR="006F734D">
        <w:rPr>
          <w:rFonts w:ascii="Arial" w:hAnsi="Arial" w:cs="Arial"/>
          <w:shd w:val="clear" w:color="auto" w:fill="FFFFFF"/>
        </w:rPr>
        <w:t xml:space="preserve"> </w:t>
      </w:r>
      <w:ins w:id="112" w:author="Claudia A Munoz-Zanzi" w:date="2024-03-07T10:45:00Z">
        <w:r w:rsidR="004A7AFD">
          <w:rPr>
            <w:rFonts w:ascii="Arial" w:hAnsi="Arial" w:cs="Arial"/>
            <w:shd w:val="clear" w:color="auto" w:fill="FFFFFF"/>
          </w:rPr>
          <w:t xml:space="preserve">available </w:t>
        </w:r>
      </w:ins>
      <w:r w:rsidR="006F734D">
        <w:rPr>
          <w:rFonts w:ascii="Arial" w:hAnsi="Arial" w:cs="Arial"/>
          <w:shd w:val="clear" w:color="auto" w:fill="FFFFFF"/>
        </w:rPr>
        <w:t>for this proposed project</w:t>
      </w:r>
      <w:r>
        <w:rPr>
          <w:rFonts w:ascii="Arial" w:hAnsi="Arial" w:cs="Arial"/>
          <w:shd w:val="clear" w:color="auto" w:fill="FFFFFF"/>
        </w:rPr>
        <w:t xml:space="preserve"> </w:t>
      </w:r>
      <w:ins w:id="113" w:author="Claudia A Munoz-Zanzi" w:date="2024-03-07T10:45:00Z">
        <w:r w:rsidR="004A7AFD">
          <w:rPr>
            <w:rFonts w:ascii="Arial" w:hAnsi="Arial" w:cs="Arial"/>
            <w:shd w:val="clear" w:color="auto" w:fill="FFFFFF"/>
          </w:rPr>
          <w:t xml:space="preserve">were generated </w:t>
        </w:r>
      </w:ins>
      <w:del w:id="114" w:author="Claudia A Munoz-Zanzi" w:date="2024-03-07T10:45:00Z">
        <w:r w:rsidR="00026737" w:rsidDel="004A7AFD">
          <w:rPr>
            <w:rFonts w:ascii="Arial" w:hAnsi="Arial" w:cs="Arial"/>
            <w:shd w:val="clear" w:color="auto" w:fill="FFFFFF"/>
          </w:rPr>
          <w:delText>comes</w:delText>
        </w:r>
        <w:r w:rsidDel="004A7AFD">
          <w:rPr>
            <w:rFonts w:ascii="Arial" w:hAnsi="Arial" w:cs="Arial"/>
            <w:shd w:val="clear" w:color="auto" w:fill="FFFFFF"/>
          </w:rPr>
          <w:delText xml:space="preserve"> </w:delText>
        </w:r>
      </w:del>
      <w:r>
        <w:rPr>
          <w:rFonts w:ascii="Arial" w:hAnsi="Arial" w:cs="Arial"/>
          <w:shd w:val="clear" w:color="auto" w:fill="FFFFFF"/>
        </w:rPr>
        <w:t xml:space="preserve">from </w:t>
      </w:r>
      <w:ins w:id="115" w:author="Claudia A Munoz-Zanzi" w:date="2024-03-07T11:33:00Z">
        <w:r w:rsidR="001606E5">
          <w:rPr>
            <w:rFonts w:ascii="Arial" w:hAnsi="Arial" w:cs="Arial"/>
            <w:shd w:val="clear" w:color="auto" w:fill="FFFFFF"/>
          </w:rPr>
          <w:t xml:space="preserve">sentinel, </w:t>
        </w:r>
      </w:ins>
      <w:r w:rsidR="00B76158">
        <w:rPr>
          <w:rFonts w:ascii="Arial" w:hAnsi="Arial" w:cs="Arial"/>
          <w:shd w:val="clear" w:color="auto" w:fill="FFFFFF"/>
        </w:rPr>
        <w:t xml:space="preserve">hospital-based </w:t>
      </w:r>
      <w:ins w:id="116" w:author="Claudia A Munoz-Zanzi" w:date="2024-03-07T11:47:00Z">
        <w:r w:rsidR="00D0602B">
          <w:rPr>
            <w:rFonts w:ascii="Arial" w:hAnsi="Arial" w:cs="Arial"/>
            <w:shd w:val="clear" w:color="auto" w:fill="FFFFFF"/>
          </w:rPr>
          <w:t xml:space="preserve">active </w:t>
        </w:r>
      </w:ins>
      <w:r w:rsidR="00B76158">
        <w:rPr>
          <w:rFonts w:ascii="Arial" w:hAnsi="Arial" w:cs="Arial"/>
          <w:shd w:val="clear" w:color="auto" w:fill="FFFFFF"/>
        </w:rPr>
        <w:t xml:space="preserve">surveillance of febrile illness </w:t>
      </w:r>
      <w:ins w:id="117" w:author="Claudia A Munoz-Zanzi" w:date="2024-03-07T11:34:00Z">
        <w:r w:rsidR="001606E5">
          <w:rPr>
            <w:rFonts w:ascii="Arial" w:hAnsi="Arial" w:cs="Arial"/>
            <w:shd w:val="clear" w:color="auto" w:fill="FFFFFF"/>
          </w:rPr>
          <w:t xml:space="preserve">conducted </w:t>
        </w:r>
      </w:ins>
      <w:r w:rsidR="008426CC">
        <w:rPr>
          <w:rFonts w:ascii="Arial" w:hAnsi="Arial" w:cs="Arial"/>
          <w:shd w:val="clear" w:color="auto" w:fill="FFFFFF"/>
        </w:rPr>
        <w:t xml:space="preserve">at four hospital emergency rooms (ED) </w:t>
      </w:r>
      <w:r w:rsidR="00527162">
        <w:rPr>
          <w:rFonts w:ascii="Arial" w:hAnsi="Arial" w:cs="Arial"/>
          <w:shd w:val="clear" w:color="auto" w:fill="FFFFFF"/>
        </w:rPr>
        <w:t>to identify leptospirosis cases</w:t>
      </w:r>
      <w:r>
        <w:rPr>
          <w:rFonts w:ascii="Arial" w:hAnsi="Arial" w:cs="Arial"/>
          <w:shd w:val="clear" w:color="auto" w:fill="FFFFFF"/>
        </w:rPr>
        <w:t xml:space="preserve"> </w:t>
      </w:r>
      <w:r w:rsidR="009A2E74">
        <w:rPr>
          <w:rFonts w:ascii="Arial" w:hAnsi="Arial" w:cs="Arial"/>
          <w:shd w:val="clear" w:color="auto" w:fill="FFFFFF"/>
        </w:rPr>
        <w:t>(Fig</w:t>
      </w:r>
      <w:ins w:id="118" w:author="Claudia A Munoz-Zanzi" w:date="2024-03-07T11:54:00Z">
        <w:r w:rsidR="00A256D7">
          <w:rPr>
            <w:rFonts w:ascii="Arial" w:hAnsi="Arial" w:cs="Arial"/>
            <w:shd w:val="clear" w:color="auto" w:fill="FFFFFF"/>
          </w:rPr>
          <w:t>.</w:t>
        </w:r>
      </w:ins>
      <w:del w:id="119" w:author="Claudia A Munoz-Zanzi" w:date="2024-03-07T11:54:00Z">
        <w:r w:rsidR="009A2E74" w:rsidDel="00A256D7">
          <w:rPr>
            <w:rFonts w:ascii="Arial" w:hAnsi="Arial" w:cs="Arial"/>
            <w:shd w:val="clear" w:color="auto" w:fill="FFFFFF"/>
          </w:rPr>
          <w:delText>ure</w:delText>
        </w:r>
      </w:del>
      <w:r w:rsidR="009A2E74">
        <w:rPr>
          <w:rFonts w:ascii="Arial" w:hAnsi="Arial" w:cs="Arial"/>
          <w:shd w:val="clear" w:color="auto" w:fill="FFFFFF"/>
        </w:rPr>
        <w:t xml:space="preserve"> 1)</w:t>
      </w:r>
      <w:r w:rsidR="00527162">
        <w:rPr>
          <w:rFonts w:ascii="Arial" w:hAnsi="Arial" w:cs="Arial"/>
          <w:shd w:val="clear" w:color="auto" w:fill="FFFFFF"/>
        </w:rPr>
        <w:t xml:space="preserve">. </w:t>
      </w:r>
      <w:r w:rsidR="00D60BB8">
        <w:rPr>
          <w:rFonts w:ascii="Arial" w:hAnsi="Arial" w:cs="Arial"/>
          <w:shd w:val="clear" w:color="auto" w:fill="FFFFFF"/>
        </w:rPr>
        <w:t xml:space="preserve">The hospitals were selected after site visits to multiple hospitals throughout the island and represent locations with known catchment areas, with representative distribution, and of different types (2 large hospitals in urban areas and 2 smaller hospitals in more remote municipalities). </w:t>
      </w:r>
      <w:ins w:id="120" w:author="Claudia A Munoz-Zanzi" w:date="2024-03-07T11:54:00Z">
        <w:r w:rsidR="00A256D7">
          <w:rPr>
            <w:rFonts w:ascii="Arial" w:hAnsi="Arial" w:cs="Arial"/>
            <w:shd w:val="clear" w:color="auto" w:fill="FFFFFF"/>
          </w:rPr>
          <w:t xml:space="preserve">[ explain </w:t>
        </w:r>
        <w:commentRangeStart w:id="121"/>
        <w:r w:rsidR="00A256D7">
          <w:rPr>
            <w:rFonts w:ascii="Arial" w:hAnsi="Arial" w:cs="Arial"/>
            <w:shd w:val="clear" w:color="auto" w:fill="FFFFFF"/>
          </w:rPr>
          <w:t>sentinel</w:t>
        </w:r>
      </w:ins>
      <w:commentRangeEnd w:id="121"/>
      <w:ins w:id="122" w:author="Claudia A Munoz-Zanzi" w:date="2024-03-07T12:14:00Z">
        <w:r w:rsidR="00964ED7">
          <w:rPr>
            <w:rStyle w:val="CommentReference"/>
          </w:rPr>
          <w:commentReference w:id="121"/>
        </w:r>
      </w:ins>
      <w:ins w:id="123" w:author="Claudia A Munoz-Zanzi" w:date="2024-03-07T11:54:00Z">
        <w:r w:rsidR="00A256D7">
          <w:rPr>
            <w:rFonts w:ascii="Arial" w:hAnsi="Arial" w:cs="Arial"/>
            <w:shd w:val="clear" w:color="auto" w:fill="FFFFFF"/>
          </w:rPr>
          <w:t xml:space="preserve"> </w:t>
        </w:r>
        <w:proofErr w:type="gramStart"/>
        <w:r w:rsidR="00A256D7">
          <w:rPr>
            <w:rFonts w:ascii="Arial" w:hAnsi="Arial" w:cs="Arial"/>
            <w:shd w:val="clear" w:color="auto" w:fill="FFFFFF"/>
          </w:rPr>
          <w:t>surveillance ]</w:t>
        </w:r>
        <w:proofErr w:type="gramEnd"/>
        <w:r w:rsidR="00A256D7">
          <w:rPr>
            <w:rFonts w:ascii="Arial" w:hAnsi="Arial" w:cs="Arial"/>
            <w:shd w:val="clear" w:color="auto" w:fill="FFFFFF"/>
          </w:rPr>
          <w:t xml:space="preserve"> </w:t>
        </w:r>
      </w:ins>
      <w:r w:rsidR="004E3DFB">
        <w:rPr>
          <w:rFonts w:ascii="Arial" w:hAnsi="Arial" w:cs="Arial"/>
          <w:shd w:val="clear" w:color="auto" w:fill="FFFFFF"/>
        </w:rPr>
        <w:lastRenderedPageBreak/>
        <w:t xml:space="preserve">Dedicated surveillance project </w:t>
      </w:r>
      <w:r w:rsidR="00D60BB8">
        <w:rPr>
          <w:rFonts w:ascii="Arial" w:hAnsi="Arial" w:cs="Arial"/>
          <w:shd w:val="clear" w:color="auto" w:fill="FFFFFF"/>
        </w:rPr>
        <w:t>personnel worked during complete hospital shifts to identify</w:t>
      </w:r>
      <w:r>
        <w:rPr>
          <w:rFonts w:ascii="Arial" w:hAnsi="Arial" w:cs="Arial"/>
          <w:shd w:val="clear" w:color="auto" w:fill="FFFFFF"/>
        </w:rPr>
        <w:t xml:space="preserve"> patients coming to the ED </w:t>
      </w:r>
      <w:r w:rsidR="00E13885">
        <w:rPr>
          <w:rFonts w:ascii="Arial" w:hAnsi="Arial" w:cs="Arial"/>
          <w:shd w:val="clear" w:color="auto" w:fill="FFFFFF"/>
        </w:rPr>
        <w:t>with current fev</w:t>
      </w:r>
      <w:r>
        <w:rPr>
          <w:rFonts w:ascii="Arial" w:hAnsi="Arial" w:cs="Arial"/>
          <w:shd w:val="clear" w:color="auto" w:fill="FFFFFF"/>
        </w:rPr>
        <w:t>er</w:t>
      </w:r>
      <w:r w:rsidR="00E13885">
        <w:rPr>
          <w:rFonts w:ascii="Arial" w:hAnsi="Arial" w:cs="Arial"/>
          <w:shd w:val="clear" w:color="auto" w:fill="FFFFFF"/>
        </w:rPr>
        <w:t xml:space="preserve"> or </w:t>
      </w:r>
      <w:r>
        <w:rPr>
          <w:rFonts w:ascii="Arial" w:hAnsi="Arial" w:cs="Arial"/>
          <w:shd w:val="clear" w:color="auto" w:fill="FFFFFF"/>
        </w:rPr>
        <w:t xml:space="preserve">history of fever and </w:t>
      </w:r>
      <w:r w:rsidR="0015467E">
        <w:rPr>
          <w:rFonts w:ascii="Arial" w:hAnsi="Arial" w:cs="Arial"/>
          <w:shd w:val="clear" w:color="auto" w:fill="FFFFFF"/>
        </w:rPr>
        <w:t xml:space="preserve">screened </w:t>
      </w:r>
      <w:r w:rsidR="00062DA1">
        <w:rPr>
          <w:rFonts w:ascii="Arial" w:hAnsi="Arial" w:cs="Arial"/>
          <w:shd w:val="clear" w:color="auto" w:fill="FFFFFF"/>
        </w:rPr>
        <w:t>patients</w:t>
      </w:r>
      <w:r>
        <w:rPr>
          <w:rFonts w:ascii="Arial" w:hAnsi="Arial" w:cs="Arial"/>
          <w:shd w:val="clear" w:color="auto" w:fill="FFFFFF"/>
        </w:rPr>
        <w:t xml:space="preserve"> for eligibility</w:t>
      </w:r>
      <w:r w:rsidR="00D60BB8">
        <w:rPr>
          <w:rFonts w:ascii="Arial" w:hAnsi="Arial" w:cs="Arial"/>
          <w:shd w:val="clear" w:color="auto" w:fill="FFFFFF"/>
        </w:rPr>
        <w:t xml:space="preserve">: </w:t>
      </w:r>
      <w:r w:rsidR="00B326CC">
        <w:rPr>
          <w:rFonts w:ascii="Arial" w:hAnsi="Arial" w:cs="Arial"/>
          <w:shd w:val="clear" w:color="auto" w:fill="FFFFFF"/>
        </w:rPr>
        <w:t>≥</w:t>
      </w:r>
      <w:r w:rsidR="00062DA1">
        <w:rPr>
          <w:rFonts w:ascii="Arial" w:hAnsi="Arial" w:cs="Arial"/>
          <w:shd w:val="clear" w:color="auto" w:fill="FFFFFF"/>
        </w:rPr>
        <w:t>5 years</w:t>
      </w:r>
      <w:r w:rsidR="00750DA1">
        <w:rPr>
          <w:rFonts w:ascii="Arial" w:hAnsi="Arial" w:cs="Arial"/>
          <w:shd w:val="clear" w:color="auto" w:fill="FFFFFF"/>
        </w:rPr>
        <w:t xml:space="preserve"> of age</w:t>
      </w:r>
      <w:r>
        <w:rPr>
          <w:rFonts w:ascii="Arial" w:hAnsi="Arial" w:cs="Arial"/>
          <w:shd w:val="clear" w:color="auto" w:fill="FFFFFF"/>
        </w:rPr>
        <w:t xml:space="preserve"> and </w:t>
      </w:r>
      <w:r w:rsidR="00295926">
        <w:rPr>
          <w:rFonts w:ascii="Arial" w:hAnsi="Arial" w:cs="Arial"/>
          <w:shd w:val="clear" w:color="auto" w:fill="FFFFFF"/>
        </w:rPr>
        <w:t xml:space="preserve">UAFI </w:t>
      </w:r>
      <w:r w:rsidR="00062DA1">
        <w:rPr>
          <w:rFonts w:ascii="Arial" w:hAnsi="Arial" w:cs="Arial"/>
          <w:shd w:val="clear" w:color="auto" w:fill="FFFFFF"/>
        </w:rPr>
        <w:t>as the inclusion criteria</w:t>
      </w:r>
      <w:r w:rsidR="006F734D">
        <w:rPr>
          <w:rFonts w:ascii="Arial" w:hAnsi="Arial" w:cs="Arial"/>
          <w:shd w:val="clear" w:color="auto" w:fill="FFFFFF"/>
        </w:rPr>
        <w:t>. I</w:t>
      </w:r>
      <w:r>
        <w:rPr>
          <w:rFonts w:ascii="Arial" w:hAnsi="Arial" w:cs="Arial"/>
          <w:shd w:val="clear" w:color="auto" w:fill="FFFFFF"/>
        </w:rPr>
        <w:t xml:space="preserve">dentified etiology of the fever (i.e., prior infectious disease </w:t>
      </w:r>
      <w:r w:rsidR="006F734D">
        <w:rPr>
          <w:rFonts w:ascii="Arial" w:hAnsi="Arial" w:cs="Arial"/>
          <w:shd w:val="clear" w:color="auto" w:fill="FFFFFF"/>
        </w:rPr>
        <w:t xml:space="preserve">laboratory </w:t>
      </w:r>
      <w:r>
        <w:rPr>
          <w:rFonts w:ascii="Arial" w:hAnsi="Arial" w:cs="Arial"/>
          <w:shd w:val="clear" w:color="auto" w:fill="FFFFFF"/>
        </w:rPr>
        <w:t>confirmed diagnosis for the same illness, post-surgery infection)</w:t>
      </w:r>
      <w:r w:rsidR="0015467E">
        <w:rPr>
          <w:rFonts w:ascii="Arial" w:hAnsi="Arial" w:cs="Arial"/>
          <w:shd w:val="clear" w:color="auto" w:fill="FFFFFF"/>
        </w:rPr>
        <w:t xml:space="preserve"> </w:t>
      </w:r>
      <w:r w:rsidR="004E3DFB">
        <w:rPr>
          <w:rFonts w:ascii="Arial" w:hAnsi="Arial" w:cs="Arial"/>
          <w:shd w:val="clear" w:color="auto" w:fill="FFFFFF"/>
        </w:rPr>
        <w:t xml:space="preserve">was </w:t>
      </w:r>
      <w:r>
        <w:rPr>
          <w:rFonts w:ascii="Arial" w:hAnsi="Arial" w:cs="Arial"/>
          <w:shd w:val="clear" w:color="auto" w:fill="FFFFFF"/>
        </w:rPr>
        <w:t>exclusion criterion. Those eligible were invited to enroll</w:t>
      </w:r>
      <w:ins w:id="124" w:author="Claudia A Munoz-Zanzi" w:date="2024-03-07T11:55:00Z">
        <w:r w:rsidR="00A256D7">
          <w:rPr>
            <w:rFonts w:ascii="Arial" w:hAnsi="Arial" w:cs="Arial"/>
            <w:shd w:val="clear" w:color="auto" w:fill="FFFFFF"/>
          </w:rPr>
          <w:t>, provided consent,</w:t>
        </w:r>
      </w:ins>
      <w:r>
        <w:rPr>
          <w:rFonts w:ascii="Arial" w:hAnsi="Arial" w:cs="Arial"/>
          <w:shd w:val="clear" w:color="auto" w:fill="FFFFFF"/>
        </w:rPr>
        <w:t xml:space="preserve"> </w:t>
      </w:r>
      <w:del w:id="125" w:author="Claudia A Munoz-Zanzi" w:date="2024-03-07T11:56:00Z">
        <w:r w:rsidDel="00A256D7">
          <w:rPr>
            <w:rFonts w:ascii="Arial" w:hAnsi="Arial" w:cs="Arial"/>
            <w:shd w:val="clear" w:color="auto" w:fill="FFFFFF"/>
          </w:rPr>
          <w:delText xml:space="preserve">and </w:delText>
        </w:r>
      </w:del>
      <w:ins w:id="126" w:author="Claudia A Munoz-Zanzi" w:date="2024-03-07T11:56:00Z">
        <w:r w:rsidR="00A256D7">
          <w:rPr>
            <w:rFonts w:ascii="Arial" w:hAnsi="Arial" w:cs="Arial"/>
            <w:shd w:val="clear" w:color="auto" w:fill="FFFFFF"/>
          </w:rPr>
          <w:t xml:space="preserve">nurses </w:t>
        </w:r>
      </w:ins>
      <w:del w:id="127" w:author="Claudia A Munoz-Zanzi" w:date="2024-03-07T11:56:00Z">
        <w:r w:rsidDel="00A256D7">
          <w:rPr>
            <w:rFonts w:ascii="Arial" w:hAnsi="Arial" w:cs="Arial"/>
            <w:shd w:val="clear" w:color="auto" w:fill="FFFFFF"/>
          </w:rPr>
          <w:delText xml:space="preserve">we </w:delText>
        </w:r>
      </w:del>
      <w:ins w:id="128" w:author="Claudia A Munoz-Zanzi" w:date="2024-03-07T11:57:00Z">
        <w:r w:rsidR="00A256D7">
          <w:rPr>
            <w:rFonts w:ascii="Arial" w:hAnsi="Arial" w:cs="Arial"/>
            <w:shd w:val="clear" w:color="auto" w:fill="FFFFFF"/>
          </w:rPr>
          <w:t xml:space="preserve">obtained </w:t>
        </w:r>
      </w:ins>
      <w:del w:id="129" w:author="Claudia A Munoz-Zanzi" w:date="2024-03-07T11:57:00Z">
        <w:r w:rsidDel="00A256D7">
          <w:rPr>
            <w:rFonts w:ascii="Arial" w:hAnsi="Arial" w:cs="Arial"/>
            <w:shd w:val="clear" w:color="auto" w:fill="FFFFFF"/>
          </w:rPr>
          <w:delText>collected</w:delText>
        </w:r>
      </w:del>
      <w:r>
        <w:rPr>
          <w:rFonts w:ascii="Arial" w:hAnsi="Arial" w:cs="Arial"/>
          <w:shd w:val="clear" w:color="auto" w:fill="FFFFFF"/>
        </w:rPr>
        <w:t xml:space="preserve"> appropriate specimens for leptospirosis diagnosis,</w:t>
      </w:r>
      <w:ins w:id="130" w:author="Claudia A Munoz-Zanzi" w:date="2024-03-07T11:56:00Z">
        <w:r w:rsidR="00A256D7">
          <w:rPr>
            <w:rFonts w:ascii="Arial" w:hAnsi="Arial" w:cs="Arial"/>
            <w:shd w:val="clear" w:color="auto" w:fill="FFFFFF"/>
          </w:rPr>
          <w:t xml:space="preserve"> and we </w:t>
        </w:r>
      </w:ins>
      <w:ins w:id="131" w:author="Claudia A Munoz-Zanzi" w:date="2024-03-07T11:57:00Z">
        <w:r w:rsidR="00A256D7">
          <w:rPr>
            <w:rFonts w:ascii="Arial" w:hAnsi="Arial" w:cs="Arial"/>
            <w:shd w:val="clear" w:color="auto" w:fill="FFFFFF"/>
          </w:rPr>
          <w:t xml:space="preserve">collected </w:t>
        </w:r>
      </w:ins>
      <w:del w:id="132" w:author="Claudia A Munoz-Zanzi" w:date="2024-03-07T11:57:00Z">
        <w:r w:rsidDel="00A256D7">
          <w:rPr>
            <w:rFonts w:ascii="Arial" w:hAnsi="Arial" w:cs="Arial"/>
            <w:shd w:val="clear" w:color="auto" w:fill="FFFFFF"/>
          </w:rPr>
          <w:delText xml:space="preserve"> </w:delText>
        </w:r>
      </w:del>
      <w:r>
        <w:rPr>
          <w:rFonts w:ascii="Arial" w:hAnsi="Arial" w:cs="Arial"/>
          <w:shd w:val="clear" w:color="auto" w:fill="FFFFFF"/>
        </w:rPr>
        <w:t xml:space="preserve">EMR </w:t>
      </w:r>
      <w:ins w:id="133" w:author="Claudia A Munoz-Zanzi" w:date="2024-03-07T11:57:00Z">
        <w:r w:rsidR="00A256D7">
          <w:rPr>
            <w:rFonts w:ascii="Arial" w:hAnsi="Arial" w:cs="Arial"/>
            <w:shd w:val="clear" w:color="auto" w:fill="FFFFFF"/>
          </w:rPr>
          <w:t xml:space="preserve">and patient interview </w:t>
        </w:r>
      </w:ins>
      <w:r>
        <w:rPr>
          <w:rFonts w:ascii="Arial" w:hAnsi="Arial" w:cs="Arial"/>
          <w:shd w:val="clear" w:color="auto" w:fill="FFFFFF"/>
        </w:rPr>
        <w:t>data</w:t>
      </w:r>
      <w:ins w:id="134" w:author="Claudia A Munoz-Zanzi" w:date="2024-03-07T11:57:00Z">
        <w:r w:rsidR="00A256D7">
          <w:rPr>
            <w:rFonts w:ascii="Arial" w:hAnsi="Arial" w:cs="Arial"/>
            <w:shd w:val="clear" w:color="auto" w:fill="FFFFFF"/>
          </w:rPr>
          <w:t>.</w:t>
        </w:r>
      </w:ins>
      <w:del w:id="135" w:author="Claudia A Munoz-Zanzi" w:date="2024-03-07T11:57:00Z">
        <w:r w:rsidDel="00A256D7">
          <w:rPr>
            <w:rFonts w:ascii="Arial" w:hAnsi="Arial" w:cs="Arial"/>
            <w:shd w:val="clear" w:color="auto" w:fill="FFFFFF"/>
          </w:rPr>
          <w:delText>, and patient interview</w:delText>
        </w:r>
      </w:del>
      <w:r>
        <w:rPr>
          <w:rFonts w:ascii="Arial" w:hAnsi="Arial" w:cs="Arial"/>
          <w:shd w:val="clear" w:color="auto" w:fill="FFFFFF"/>
        </w:rPr>
        <w:t>.</w:t>
      </w:r>
      <w:ins w:id="136" w:author="Claudia A Munoz-Zanzi" w:date="2024-03-07T11:57:00Z">
        <w:r w:rsidR="00A256D7">
          <w:rPr>
            <w:rFonts w:ascii="Arial" w:hAnsi="Arial" w:cs="Arial"/>
            <w:shd w:val="clear" w:color="auto" w:fill="FFFFFF"/>
          </w:rPr>
          <w:t xml:space="preserve"> </w:t>
        </w:r>
      </w:ins>
      <w:r>
        <w:rPr>
          <w:rFonts w:ascii="Arial" w:hAnsi="Arial" w:cs="Arial"/>
          <w:shd w:val="clear" w:color="auto" w:fill="FFFFFF"/>
        </w:rPr>
        <w:t xml:space="preserve"> </w:t>
      </w:r>
    </w:p>
    <w:p w14:paraId="56FCFA9B" w14:textId="7769D96A" w:rsidR="00BC54C7" w:rsidRDefault="00D0602B" w:rsidP="00026737">
      <w:pPr>
        <w:spacing w:line="240" w:lineRule="auto"/>
        <w:rPr>
          <w:rFonts w:ascii="Arial" w:hAnsi="Arial" w:cs="Arial"/>
          <w:shd w:val="clear" w:color="auto" w:fill="FFFFFF"/>
        </w:rPr>
      </w:pPr>
      <w:r w:rsidRPr="00D0602B">
        <w:rPr>
          <w:rFonts w:ascii="Arial" w:hAnsi="Arial" w:cs="Arial"/>
          <w:noProof/>
          <w:shd w:val="clear" w:color="auto" w:fill="FFFFFF"/>
        </w:rPr>
        <w:drawing>
          <wp:anchor distT="0" distB="0" distL="114300" distR="114300" simplePos="0" relativeHeight="251686912" behindDoc="0" locked="0" layoutInCell="1" allowOverlap="1" wp14:anchorId="0A85C153" wp14:editId="1F8C8947">
            <wp:simplePos x="0" y="0"/>
            <wp:positionH relativeFrom="column">
              <wp:posOffset>0</wp:posOffset>
            </wp:positionH>
            <wp:positionV relativeFrom="paragraph">
              <wp:posOffset>-1270</wp:posOffset>
            </wp:positionV>
            <wp:extent cx="4121150" cy="2331502"/>
            <wp:effectExtent l="0" t="0" r="0" b="0"/>
            <wp:wrapSquare wrapText="bothSides"/>
            <wp:docPr id="3" name="Picture 2" descr="A diagram of a brain&#10;&#10;Description automatically generated with medium confidence">
              <a:extLst xmlns:a="http://schemas.openxmlformats.org/drawingml/2006/main">
                <a:ext uri="{FF2B5EF4-FFF2-40B4-BE49-F238E27FC236}">
                  <a16:creationId xmlns:a16="http://schemas.microsoft.com/office/drawing/2014/main" id="{A340E674-9046-F7AF-4476-EF0EAAC148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brain&#10;&#10;Description automatically generated with medium confidence">
                      <a:extLst>
                        <a:ext uri="{FF2B5EF4-FFF2-40B4-BE49-F238E27FC236}">
                          <a16:creationId xmlns:a16="http://schemas.microsoft.com/office/drawing/2014/main" id="{A340E674-9046-F7AF-4476-EF0EAAC14884}"/>
                        </a:ext>
                      </a:extLst>
                    </pic:cNvPr>
                    <pic:cNvPicPr>
                      <a:picLocks noChangeAspect="1"/>
                    </pic:cNvPicPr>
                  </pic:nvPicPr>
                  <pic:blipFill rotWithShape="1">
                    <a:blip r:embed="rId10" cstate="print">
                      <a:extLst>
                        <a:ext uri="{28A0092B-C50C-407E-A947-70E740481C1C}">
                          <a14:useLocalDpi xmlns:a14="http://schemas.microsoft.com/office/drawing/2010/main" val="0"/>
                        </a:ext>
                      </a:extLst>
                    </a:blip>
                    <a:srcRect t="2969" r="10362" b="4728"/>
                    <a:stretch/>
                  </pic:blipFill>
                  <pic:spPr>
                    <a:xfrm>
                      <a:off x="0" y="0"/>
                      <a:ext cx="4121150" cy="2331502"/>
                    </a:xfrm>
                    <a:prstGeom prst="rect">
                      <a:avLst/>
                    </a:prstGeom>
                  </pic:spPr>
                </pic:pic>
              </a:graphicData>
            </a:graphic>
          </wp:anchor>
        </w:drawing>
      </w:r>
      <w:ins w:id="137" w:author="Claudia A Munoz-Zanzi" w:date="2024-03-07T12:23:00Z">
        <w:r w:rsidR="004714DB">
          <w:rPr>
            <w:rFonts w:ascii="Arial" w:hAnsi="Arial" w:cs="Arial"/>
            <w:shd w:val="clear" w:color="auto" w:fill="FFFFFF"/>
          </w:rPr>
          <w:t xml:space="preserve">The following </w:t>
        </w:r>
      </w:ins>
      <w:del w:id="138" w:author="Claudia A Munoz-Zanzi" w:date="2024-03-07T12:23:00Z">
        <w:r w:rsidR="001C488E" w:rsidDel="004714DB">
          <w:rPr>
            <w:rFonts w:ascii="Arial" w:hAnsi="Arial" w:cs="Arial"/>
            <w:shd w:val="clear" w:color="auto" w:fill="FFFFFF"/>
          </w:rPr>
          <w:delText xml:space="preserve">A </w:delText>
        </w:r>
      </w:del>
      <w:r w:rsidR="006F734D">
        <w:rPr>
          <w:rFonts w:ascii="Arial" w:hAnsi="Arial" w:cs="Arial"/>
          <w:shd w:val="clear" w:color="auto" w:fill="FFFFFF"/>
        </w:rPr>
        <w:t xml:space="preserve">standardized leptospirosis diagnostic algorithm </w:t>
      </w:r>
      <w:r w:rsidR="006F734D" w:rsidRPr="00567BAB">
        <w:rPr>
          <w:rFonts w:ascii="Arial" w:hAnsi="Arial" w:cs="Arial"/>
          <w:u w:val="single"/>
          <w:shd w:val="clear" w:color="auto" w:fill="FFFFFF"/>
        </w:rPr>
        <w:t xml:space="preserve">was applied to all </w:t>
      </w:r>
      <w:ins w:id="139" w:author="Claudia A Munoz-Zanzi" w:date="2024-03-07T12:15:00Z">
        <w:r w:rsidR="00964ED7">
          <w:rPr>
            <w:rFonts w:ascii="Arial" w:hAnsi="Arial" w:cs="Arial"/>
            <w:u w:val="single"/>
            <w:shd w:val="clear" w:color="auto" w:fill="FFFFFF"/>
          </w:rPr>
          <w:t xml:space="preserve">enrolled UAFI </w:t>
        </w:r>
      </w:ins>
      <w:r w:rsidR="006F734D" w:rsidRPr="00567BAB">
        <w:rPr>
          <w:rFonts w:ascii="Arial" w:hAnsi="Arial" w:cs="Arial"/>
          <w:u w:val="single"/>
          <w:shd w:val="clear" w:color="auto" w:fill="FFFFFF"/>
        </w:rPr>
        <w:t>patients regardless of clinical presentation</w:t>
      </w:r>
      <w:ins w:id="140" w:author="Claudia A Munoz-Zanzi" w:date="2024-03-07T12:24:00Z">
        <w:r w:rsidR="004714DB">
          <w:rPr>
            <w:rFonts w:ascii="Arial" w:hAnsi="Arial" w:cs="Arial"/>
            <w:u w:val="single"/>
            <w:shd w:val="clear" w:color="auto" w:fill="FFFFFF"/>
          </w:rPr>
          <w:t>:</w:t>
        </w:r>
      </w:ins>
      <w:del w:id="141" w:author="Claudia A Munoz-Zanzi" w:date="2024-03-07T12:24:00Z">
        <w:r w:rsidR="00D60BB8" w:rsidDel="004714DB">
          <w:rPr>
            <w:rFonts w:ascii="Arial" w:hAnsi="Arial" w:cs="Arial"/>
            <w:shd w:val="clear" w:color="auto" w:fill="FFFFFF"/>
          </w:rPr>
          <w:delText>.</w:delText>
        </w:r>
      </w:del>
      <w:r w:rsidR="006F734D">
        <w:rPr>
          <w:rFonts w:ascii="Arial" w:hAnsi="Arial" w:cs="Arial"/>
          <w:shd w:val="clear" w:color="auto" w:fill="FFFFFF"/>
        </w:rPr>
        <w:t xml:space="preserve"> </w:t>
      </w:r>
      <w:moveToRangeStart w:id="142" w:author="Claudia A Munoz-Zanzi" w:date="2024-03-07T10:46:00Z" w:name="move160700800"/>
      <w:moveTo w:id="143" w:author="Claudia A Munoz-Zanzi" w:date="2024-03-07T10:46:00Z">
        <w:r w:rsidR="004A7AFD">
          <w:rPr>
            <w:rFonts w:ascii="Arial" w:hAnsi="Arial" w:cs="Arial"/>
            <w:shd w:val="clear" w:color="auto" w:fill="FFFFFF"/>
          </w:rPr>
          <w:t xml:space="preserve">Diagnostic testing </w:t>
        </w:r>
        <w:del w:id="144" w:author="Claudia A Munoz-Zanzi" w:date="2024-03-07T12:16:00Z">
          <w:r w:rsidR="004A7AFD" w:rsidDel="00964ED7">
            <w:rPr>
              <w:rFonts w:ascii="Arial" w:hAnsi="Arial" w:cs="Arial"/>
              <w:shd w:val="clear" w:color="auto" w:fill="FFFFFF"/>
            </w:rPr>
            <w:delText>options for leptospirosis</w:delText>
          </w:r>
        </w:del>
        <w:r w:rsidR="004A7AFD">
          <w:rPr>
            <w:rFonts w:ascii="Arial" w:hAnsi="Arial" w:cs="Arial"/>
            <w:shd w:val="clear" w:color="auto" w:fill="FFFFFF"/>
          </w:rPr>
          <w:t xml:space="preserve"> consist</w:t>
        </w:r>
      </w:moveTo>
      <w:ins w:id="145" w:author="Claudia A Munoz-Zanzi" w:date="2024-03-07T12:16:00Z">
        <w:r w:rsidR="00964ED7">
          <w:rPr>
            <w:rFonts w:ascii="Arial" w:hAnsi="Arial" w:cs="Arial"/>
            <w:shd w:val="clear" w:color="auto" w:fill="FFFFFF"/>
          </w:rPr>
          <w:t>ed</w:t>
        </w:r>
      </w:ins>
      <w:moveTo w:id="146" w:author="Claudia A Munoz-Zanzi" w:date="2024-03-07T10:46:00Z">
        <w:del w:id="147" w:author="Claudia A Munoz-Zanzi" w:date="2024-03-07T12:16:00Z">
          <w:r w:rsidR="004A7AFD" w:rsidDel="00964ED7">
            <w:rPr>
              <w:rFonts w:ascii="Arial" w:hAnsi="Arial" w:cs="Arial"/>
              <w:shd w:val="clear" w:color="auto" w:fill="FFFFFF"/>
            </w:rPr>
            <w:delText>s</w:delText>
          </w:r>
        </w:del>
        <w:r w:rsidR="004A7AFD">
          <w:rPr>
            <w:rFonts w:ascii="Arial" w:hAnsi="Arial" w:cs="Arial"/>
            <w:shd w:val="clear" w:color="auto" w:fill="FFFFFF"/>
          </w:rPr>
          <w:t xml:space="preserve"> of detection of IgM antibodies</w:t>
        </w:r>
      </w:moveTo>
      <w:ins w:id="148" w:author="Claudia A Munoz-Zanzi" w:date="2024-03-07T12:16:00Z">
        <w:r w:rsidR="00964ED7">
          <w:rPr>
            <w:rFonts w:ascii="Arial" w:hAnsi="Arial" w:cs="Arial"/>
            <w:shd w:val="clear" w:color="auto" w:fill="FFFFFF"/>
          </w:rPr>
          <w:t xml:space="preserve"> using </w:t>
        </w:r>
      </w:ins>
      <w:moveTo w:id="149" w:author="Claudia A Munoz-Zanzi" w:date="2024-03-07T10:46:00Z">
        <w:del w:id="150" w:author="Claudia A Munoz-Zanzi" w:date="2024-03-07T12:17:00Z">
          <w:r w:rsidR="004A7AFD" w:rsidDel="00964ED7">
            <w:rPr>
              <w:rFonts w:ascii="Arial" w:hAnsi="Arial" w:cs="Arial"/>
              <w:shd w:val="clear" w:color="auto" w:fill="FFFFFF"/>
            </w:rPr>
            <w:delText xml:space="preserve"> (e.g. </w:delText>
          </w:r>
        </w:del>
        <w:r w:rsidR="004A7AFD">
          <w:rPr>
            <w:rFonts w:ascii="Arial" w:hAnsi="Arial" w:cs="Arial"/>
            <w:shd w:val="clear" w:color="auto" w:fill="FFFFFF"/>
          </w:rPr>
          <w:t>lateral flow</w:t>
        </w:r>
      </w:moveTo>
      <w:ins w:id="151" w:author="Claudia A Munoz-Zanzi" w:date="2024-03-07T12:17:00Z">
        <w:r w:rsidR="00964ED7">
          <w:rPr>
            <w:rFonts w:ascii="Arial" w:hAnsi="Arial" w:cs="Arial"/>
            <w:shd w:val="clear" w:color="auto" w:fill="FFFFFF"/>
          </w:rPr>
          <w:t xml:space="preserve"> FDA approved commercial kit, </w:t>
        </w:r>
      </w:ins>
      <w:moveTo w:id="152" w:author="Claudia A Munoz-Zanzi" w:date="2024-03-07T10:46:00Z">
        <w:del w:id="153" w:author="Claudia A Munoz-Zanzi" w:date="2024-03-07T12:17:00Z">
          <w:r w:rsidR="004A7AFD" w:rsidDel="00964ED7">
            <w:rPr>
              <w:rFonts w:ascii="Arial" w:hAnsi="Arial" w:cs="Arial"/>
              <w:shd w:val="clear" w:color="auto" w:fill="FFFFFF"/>
            </w:rPr>
            <w:delText xml:space="preserve"> assays) which identifies probable cases and</w:delText>
          </w:r>
        </w:del>
      </w:moveTo>
      <w:ins w:id="154" w:author="Claudia A Munoz-Zanzi" w:date="2024-03-07T12:17:00Z">
        <w:r w:rsidR="00964ED7">
          <w:rPr>
            <w:rFonts w:ascii="Arial" w:hAnsi="Arial" w:cs="Arial"/>
            <w:shd w:val="clear" w:color="auto" w:fill="FFFFFF"/>
          </w:rPr>
          <w:t>,</w:t>
        </w:r>
      </w:ins>
      <w:moveTo w:id="155" w:author="Claudia A Munoz-Zanzi" w:date="2024-03-07T10:46:00Z">
        <w:del w:id="156" w:author="Claudia A Munoz-Zanzi" w:date="2024-03-07T12:17:00Z">
          <w:r w:rsidR="004A7AFD" w:rsidDel="00964ED7">
            <w:rPr>
              <w:rFonts w:ascii="Arial" w:hAnsi="Arial" w:cs="Arial"/>
              <w:shd w:val="clear" w:color="auto" w:fill="FFFFFF"/>
            </w:rPr>
            <w:delText xml:space="preserve"> </w:delText>
          </w:r>
        </w:del>
        <w:r w:rsidR="004A7AFD">
          <w:rPr>
            <w:rFonts w:ascii="Arial" w:hAnsi="Arial" w:cs="Arial"/>
            <w:shd w:val="clear" w:color="auto" w:fill="FFFFFF"/>
          </w:rPr>
          <w:t xml:space="preserve">PCR testing </w:t>
        </w:r>
      </w:moveTo>
      <w:ins w:id="157" w:author="Claudia A Munoz-Zanzi" w:date="2024-03-07T12:17:00Z">
        <w:r w:rsidR="00964ED7">
          <w:rPr>
            <w:rFonts w:ascii="Arial" w:hAnsi="Arial" w:cs="Arial"/>
            <w:shd w:val="clear" w:color="auto" w:fill="FFFFFF"/>
          </w:rPr>
          <w:t xml:space="preserve">on blood </w:t>
        </w:r>
      </w:ins>
      <w:ins w:id="158" w:author="Claudia A Munoz-Zanzi" w:date="2024-03-07T12:18:00Z">
        <w:r w:rsidR="00964ED7">
          <w:rPr>
            <w:rFonts w:ascii="Arial" w:hAnsi="Arial" w:cs="Arial"/>
            <w:shd w:val="clear" w:color="auto" w:fill="FFFFFF"/>
          </w:rPr>
          <w:t xml:space="preserve">if first week DPO (days post onset) or blood and urine </w:t>
        </w:r>
      </w:ins>
      <w:ins w:id="159" w:author="Claudia A Munoz-Zanzi" w:date="2024-03-07T12:20:00Z">
        <w:r w:rsidR="00964ED7">
          <w:rPr>
            <w:rFonts w:ascii="Arial" w:hAnsi="Arial" w:cs="Arial"/>
            <w:shd w:val="clear" w:color="auto" w:fill="FFFFFF"/>
          </w:rPr>
          <w:t>i</w:t>
        </w:r>
      </w:ins>
      <w:ins w:id="160" w:author="Claudia A Munoz-Zanzi" w:date="2024-03-07T12:18:00Z">
        <w:r w:rsidR="00964ED7">
          <w:rPr>
            <w:rFonts w:ascii="Arial" w:hAnsi="Arial" w:cs="Arial"/>
            <w:shd w:val="clear" w:color="auto" w:fill="FFFFFF"/>
          </w:rPr>
          <w:t>f &gt;</w:t>
        </w:r>
      </w:ins>
      <w:ins w:id="161" w:author="Claudia A Munoz-Zanzi" w:date="2024-03-07T12:19:00Z">
        <w:r w:rsidR="00964ED7">
          <w:rPr>
            <w:rFonts w:ascii="Arial" w:hAnsi="Arial" w:cs="Arial"/>
            <w:shd w:val="clear" w:color="auto" w:fill="FFFFFF"/>
          </w:rPr>
          <w:t xml:space="preserve">7days DPO. </w:t>
        </w:r>
      </w:ins>
      <w:ins w:id="162" w:author="Claudia A Munoz-Zanzi" w:date="2024-03-07T12:31:00Z">
        <w:r w:rsidR="004714DB">
          <w:rPr>
            <w:rFonts w:ascii="Arial" w:hAnsi="Arial" w:cs="Arial"/>
            <w:shd w:val="clear" w:color="auto" w:fill="FFFFFF"/>
          </w:rPr>
          <w:t>Discharge</w:t>
        </w:r>
      </w:ins>
      <w:ins w:id="163" w:author="Claudia A Munoz-Zanzi" w:date="2024-03-07T12:32:00Z">
        <w:r w:rsidR="004714DB">
          <w:rPr>
            <w:rFonts w:ascii="Arial" w:hAnsi="Arial" w:cs="Arial"/>
            <w:shd w:val="clear" w:color="auto" w:fill="FFFFFF"/>
          </w:rPr>
          <w:t xml:space="preserve"> (if admitted)</w:t>
        </w:r>
      </w:ins>
      <w:ins w:id="164" w:author="Claudia A Munoz-Zanzi" w:date="2024-03-07T12:31:00Z">
        <w:r w:rsidR="004714DB">
          <w:rPr>
            <w:rFonts w:ascii="Arial" w:hAnsi="Arial" w:cs="Arial"/>
            <w:shd w:val="clear" w:color="auto" w:fill="FFFFFF"/>
          </w:rPr>
          <w:t xml:space="preserve"> and convalescent </w:t>
        </w:r>
      </w:ins>
      <w:ins w:id="165" w:author="Claudia A Munoz-Zanzi" w:date="2024-03-07T12:32:00Z">
        <w:r w:rsidR="004714DB">
          <w:rPr>
            <w:rFonts w:ascii="Arial" w:hAnsi="Arial" w:cs="Arial"/>
            <w:shd w:val="clear" w:color="auto" w:fill="FFFFFF"/>
          </w:rPr>
          <w:t xml:space="preserve">samples were tested for IgM antibodies. </w:t>
        </w:r>
      </w:ins>
      <w:moveTo w:id="166" w:author="Claudia A Munoz-Zanzi" w:date="2024-03-07T10:46:00Z">
        <w:del w:id="167" w:author="Claudia A Munoz-Zanzi" w:date="2024-03-07T12:19:00Z">
          <w:r w:rsidR="004A7AFD" w:rsidDel="00964ED7">
            <w:rPr>
              <w:rFonts w:ascii="Arial" w:hAnsi="Arial" w:cs="Arial"/>
              <w:shd w:val="clear" w:color="auto" w:fill="FFFFFF"/>
            </w:rPr>
            <w:delText xml:space="preserve">which can confirm a diagnosis when positive. </w:delText>
          </w:r>
        </w:del>
        <w:r w:rsidR="004A7AFD">
          <w:rPr>
            <w:rFonts w:ascii="Arial" w:hAnsi="Arial" w:cs="Arial"/>
            <w:shd w:val="clear" w:color="auto" w:fill="FFFFFF"/>
          </w:rPr>
          <w:t xml:space="preserve">The microagglutination test (MAT), </w:t>
        </w:r>
      </w:moveTo>
      <w:ins w:id="168" w:author="Claudia A Munoz-Zanzi" w:date="2024-03-07T12:22:00Z">
        <w:r w:rsidR="00964ED7">
          <w:rPr>
            <w:rFonts w:ascii="Arial" w:hAnsi="Arial" w:cs="Arial"/>
            <w:shd w:val="clear" w:color="auto" w:fill="FFFFFF"/>
          </w:rPr>
          <w:t xml:space="preserve">the reference </w:t>
        </w:r>
      </w:ins>
      <w:moveTo w:id="169" w:author="Claudia A Munoz-Zanzi" w:date="2024-03-07T10:46:00Z">
        <w:del w:id="170" w:author="Claudia A Munoz-Zanzi" w:date="2024-03-07T12:22:00Z">
          <w:r w:rsidR="004A7AFD" w:rsidDel="00964ED7">
            <w:rPr>
              <w:rFonts w:ascii="Arial" w:hAnsi="Arial" w:cs="Arial"/>
              <w:shd w:val="clear" w:color="auto" w:fill="FFFFFF"/>
            </w:rPr>
            <w:delText xml:space="preserve">an </w:delText>
          </w:r>
        </w:del>
        <w:r w:rsidR="004A7AFD">
          <w:rPr>
            <w:rFonts w:ascii="Arial" w:hAnsi="Arial" w:cs="Arial"/>
            <w:shd w:val="clear" w:color="auto" w:fill="FFFFFF"/>
          </w:rPr>
          <w:t>antibody test</w:t>
        </w:r>
      </w:moveTo>
      <w:ins w:id="171" w:author="Claudia A Munoz-Zanzi" w:date="2024-03-07T12:22:00Z">
        <w:r w:rsidR="00964ED7">
          <w:rPr>
            <w:rFonts w:ascii="Arial" w:hAnsi="Arial" w:cs="Arial"/>
            <w:shd w:val="clear" w:color="auto" w:fill="FFFFFF"/>
          </w:rPr>
          <w:t xml:space="preserve"> </w:t>
        </w:r>
      </w:ins>
      <w:ins w:id="172" w:author="Claudia A Munoz-Zanzi" w:date="2024-03-07T12:23:00Z">
        <w:r w:rsidR="00964ED7">
          <w:rPr>
            <w:rFonts w:ascii="Arial" w:hAnsi="Arial" w:cs="Arial"/>
            <w:shd w:val="clear" w:color="auto" w:fill="FFFFFF"/>
          </w:rPr>
          <w:t xml:space="preserve">for leptospirosis </w:t>
        </w:r>
      </w:ins>
      <w:ins w:id="173" w:author="Claudia A Munoz-Zanzi" w:date="2024-03-07T12:22:00Z">
        <w:r w:rsidR="00964ED7">
          <w:rPr>
            <w:rFonts w:ascii="Arial" w:hAnsi="Arial" w:cs="Arial"/>
            <w:shd w:val="clear" w:color="auto" w:fill="FFFFFF"/>
          </w:rPr>
          <w:t>was run by CDC</w:t>
        </w:r>
      </w:ins>
      <w:ins w:id="174" w:author="Claudia A Munoz-Zanzi" w:date="2024-03-07T12:23:00Z">
        <w:r w:rsidR="00964ED7">
          <w:rPr>
            <w:rFonts w:ascii="Arial" w:hAnsi="Arial" w:cs="Arial"/>
            <w:shd w:val="clear" w:color="auto" w:fill="FFFFFF"/>
          </w:rPr>
          <w:t xml:space="preserve"> </w:t>
        </w:r>
      </w:ins>
      <w:ins w:id="175" w:author="Claudia A Munoz-Zanzi" w:date="2024-03-07T12:22:00Z">
        <w:r w:rsidR="00964ED7">
          <w:rPr>
            <w:rFonts w:ascii="Arial" w:hAnsi="Arial" w:cs="Arial"/>
            <w:shd w:val="clear" w:color="auto" w:fill="FFFFFF"/>
          </w:rPr>
          <w:t>in all IgM positive/borderline samples</w:t>
        </w:r>
      </w:ins>
      <w:ins w:id="176" w:author="Claudia A Munoz-Zanzi" w:date="2024-03-07T12:32:00Z">
        <w:r w:rsidR="004714DB">
          <w:rPr>
            <w:rFonts w:ascii="Arial" w:hAnsi="Arial" w:cs="Arial"/>
            <w:shd w:val="clear" w:color="auto" w:fill="FFFFFF"/>
          </w:rPr>
          <w:t>, and all discharge/c</w:t>
        </w:r>
      </w:ins>
      <w:ins w:id="177" w:author="Claudia A Munoz-Zanzi" w:date="2024-03-07T12:33:00Z">
        <w:r w:rsidR="004714DB">
          <w:rPr>
            <w:rFonts w:ascii="Arial" w:hAnsi="Arial" w:cs="Arial"/>
            <w:shd w:val="clear" w:color="auto" w:fill="FFFFFF"/>
          </w:rPr>
          <w:t>onvalescent samples regardless of the IgM test result</w:t>
        </w:r>
      </w:ins>
      <w:ins w:id="178" w:author="Claudia A Munoz-Zanzi" w:date="2024-03-07T12:22:00Z">
        <w:r w:rsidR="00964ED7">
          <w:rPr>
            <w:rFonts w:ascii="Arial" w:hAnsi="Arial" w:cs="Arial"/>
            <w:shd w:val="clear" w:color="auto" w:fill="FFFFFF"/>
          </w:rPr>
          <w:t xml:space="preserve">. </w:t>
        </w:r>
      </w:ins>
      <w:moveTo w:id="179" w:author="Claudia A Munoz-Zanzi" w:date="2024-03-07T10:46:00Z">
        <w:del w:id="180" w:author="Claudia A Munoz-Zanzi" w:date="2024-03-07T12:33:00Z">
          <w:r w:rsidR="004A7AFD" w:rsidDel="004714DB">
            <w:rPr>
              <w:rFonts w:ascii="Arial" w:hAnsi="Arial" w:cs="Arial"/>
              <w:shd w:val="clear" w:color="auto" w:fill="FFFFFF"/>
            </w:rPr>
            <w:delText xml:space="preserve"> commonly performed at leptospirosis reference laboratories (CDC Atlanta),</w:delText>
          </w:r>
        </w:del>
      </w:moveTo>
      <w:ins w:id="181" w:author="Claudia A Munoz-Zanzi" w:date="2024-03-07T12:33:00Z">
        <w:r w:rsidR="004714DB">
          <w:rPr>
            <w:rFonts w:ascii="Arial" w:hAnsi="Arial" w:cs="Arial"/>
            <w:shd w:val="clear" w:color="auto" w:fill="FFFFFF"/>
          </w:rPr>
          <w:t xml:space="preserve">. </w:t>
        </w:r>
        <w:r w:rsidR="009554E3">
          <w:rPr>
            <w:rFonts w:ascii="Arial" w:hAnsi="Arial" w:cs="Arial"/>
            <w:shd w:val="clear" w:color="auto" w:fill="FFFFFF"/>
          </w:rPr>
          <w:t xml:space="preserve">Subsequently, </w:t>
        </w:r>
      </w:ins>
      <w:ins w:id="182" w:author="Claudia A Munoz-Zanzi" w:date="2024-03-07T12:36:00Z">
        <w:r w:rsidR="009554E3">
          <w:rPr>
            <w:rFonts w:ascii="Arial" w:hAnsi="Arial" w:cs="Arial"/>
            <w:shd w:val="clear" w:color="auto" w:fill="FFFFFF"/>
          </w:rPr>
          <w:t>patients</w:t>
        </w:r>
      </w:ins>
      <w:ins w:id="183" w:author="Claudia A Munoz-Zanzi" w:date="2024-03-07T12:33:00Z">
        <w:r w:rsidR="009554E3">
          <w:rPr>
            <w:rFonts w:ascii="Arial" w:hAnsi="Arial" w:cs="Arial"/>
            <w:shd w:val="clear" w:color="auto" w:fill="FFFFFF"/>
          </w:rPr>
          <w:t xml:space="preserve"> were classified as probable</w:t>
        </w:r>
      </w:ins>
      <w:ins w:id="184" w:author="Claudia A Munoz-Zanzi" w:date="2024-03-07T12:34:00Z">
        <w:r w:rsidR="009554E3">
          <w:rPr>
            <w:rFonts w:ascii="Arial" w:hAnsi="Arial" w:cs="Arial"/>
            <w:shd w:val="clear" w:color="auto" w:fill="FFFFFF"/>
          </w:rPr>
          <w:t xml:space="preserve"> or confirmed leptospirosis case</w:t>
        </w:r>
      </w:ins>
      <w:ins w:id="185" w:author="Claudia A Munoz-Zanzi" w:date="2024-03-07T12:35:00Z">
        <w:r w:rsidR="009554E3">
          <w:rPr>
            <w:rFonts w:ascii="Arial" w:hAnsi="Arial" w:cs="Arial"/>
            <w:shd w:val="clear" w:color="auto" w:fill="FFFFFF"/>
          </w:rPr>
          <w:t>s</w:t>
        </w:r>
      </w:ins>
      <w:ins w:id="186" w:author="Claudia A Munoz-Zanzi" w:date="2024-03-07T12:34:00Z">
        <w:r w:rsidR="009554E3">
          <w:rPr>
            <w:rFonts w:ascii="Arial" w:hAnsi="Arial" w:cs="Arial"/>
            <w:shd w:val="clear" w:color="auto" w:fill="FFFFFF"/>
          </w:rPr>
          <w:t xml:space="preserve"> using set definitions (</w:t>
        </w:r>
        <w:commentRangeStart w:id="187"/>
        <w:r w:rsidR="009554E3">
          <w:rPr>
            <w:rFonts w:ascii="Arial" w:hAnsi="Arial" w:cs="Arial"/>
            <w:shd w:val="clear" w:color="auto" w:fill="FFFFFF"/>
          </w:rPr>
          <w:t>CDC</w:t>
        </w:r>
      </w:ins>
      <w:commentRangeEnd w:id="187"/>
      <w:ins w:id="188" w:author="Claudia A Munoz-Zanzi" w:date="2024-03-07T12:35:00Z">
        <w:r w:rsidR="009554E3">
          <w:rPr>
            <w:rStyle w:val="CommentReference"/>
          </w:rPr>
          <w:commentReference w:id="187"/>
        </w:r>
      </w:ins>
      <w:ins w:id="189" w:author="Claudia A Munoz-Zanzi" w:date="2024-03-07T12:34:00Z">
        <w:r w:rsidR="009554E3">
          <w:rPr>
            <w:rFonts w:ascii="Arial" w:hAnsi="Arial" w:cs="Arial"/>
            <w:shd w:val="clear" w:color="auto" w:fill="FFFFFF"/>
          </w:rPr>
          <w:t xml:space="preserve"> ref)</w:t>
        </w:r>
      </w:ins>
      <w:ins w:id="190" w:author="Claudia A Munoz-Zanzi" w:date="2024-03-07T12:36:00Z">
        <w:r w:rsidR="009554E3">
          <w:rPr>
            <w:rFonts w:ascii="Arial" w:hAnsi="Arial" w:cs="Arial"/>
            <w:shd w:val="clear" w:color="auto" w:fill="FFFFFF"/>
          </w:rPr>
          <w:t xml:space="preserve"> or non-leptospirosis UAFI patients</w:t>
        </w:r>
      </w:ins>
      <w:ins w:id="191" w:author="Claudia A Munoz-Zanzi" w:date="2024-03-07T12:34:00Z">
        <w:r w:rsidR="009554E3">
          <w:rPr>
            <w:rFonts w:ascii="Arial" w:hAnsi="Arial" w:cs="Arial"/>
            <w:shd w:val="clear" w:color="auto" w:fill="FFFFFF"/>
          </w:rPr>
          <w:t xml:space="preserve">. </w:t>
        </w:r>
      </w:ins>
      <w:ins w:id="192" w:author="Claudia A Munoz-Zanzi" w:date="2024-03-07T12:38:00Z">
        <w:r w:rsidR="009554E3">
          <w:rPr>
            <w:rFonts w:ascii="Arial" w:hAnsi="Arial" w:cs="Arial"/>
            <w:shd w:val="clear" w:color="auto" w:fill="FFFFFF"/>
          </w:rPr>
          <w:t xml:space="preserve"> Important to note that </w:t>
        </w:r>
      </w:ins>
      <w:ins w:id="193" w:author="Claudia A Munoz-Zanzi" w:date="2024-03-07T12:39:00Z">
        <w:r w:rsidR="009554E3">
          <w:rPr>
            <w:rFonts w:ascii="Arial" w:hAnsi="Arial" w:cs="Arial"/>
            <w:shd w:val="clear" w:color="auto" w:fill="FFFFFF"/>
          </w:rPr>
          <w:t xml:space="preserve">the project-associated </w:t>
        </w:r>
      </w:ins>
      <w:ins w:id="194" w:author="Claudia A Munoz-Zanzi" w:date="2024-03-07T12:42:00Z">
        <w:r w:rsidR="009554E3">
          <w:rPr>
            <w:rFonts w:ascii="Arial" w:hAnsi="Arial" w:cs="Arial"/>
            <w:shd w:val="clear" w:color="auto" w:fill="FFFFFF"/>
          </w:rPr>
          <w:t xml:space="preserve">procedures and </w:t>
        </w:r>
      </w:ins>
      <w:ins w:id="195" w:author="Claudia A Munoz-Zanzi" w:date="2024-03-07T12:39:00Z">
        <w:r w:rsidR="009554E3">
          <w:rPr>
            <w:rFonts w:ascii="Arial" w:hAnsi="Arial" w:cs="Arial"/>
            <w:shd w:val="clear" w:color="auto" w:fill="FFFFFF"/>
          </w:rPr>
          <w:t>testing w</w:t>
        </w:r>
      </w:ins>
      <w:ins w:id="196" w:author="Claudia A Munoz-Zanzi" w:date="2024-03-07T12:42:00Z">
        <w:r w:rsidR="009554E3">
          <w:rPr>
            <w:rFonts w:ascii="Arial" w:hAnsi="Arial" w:cs="Arial"/>
            <w:shd w:val="clear" w:color="auto" w:fill="FFFFFF"/>
          </w:rPr>
          <w:t>ere</w:t>
        </w:r>
      </w:ins>
      <w:ins w:id="197" w:author="Claudia A Munoz-Zanzi" w:date="2024-03-07T12:39:00Z">
        <w:r w:rsidR="009554E3">
          <w:rPr>
            <w:rFonts w:ascii="Arial" w:hAnsi="Arial" w:cs="Arial"/>
            <w:shd w:val="clear" w:color="auto" w:fill="FFFFFF"/>
          </w:rPr>
          <w:t xml:space="preserve"> conducted </w:t>
        </w:r>
      </w:ins>
      <w:ins w:id="198" w:author="Claudia A Munoz-Zanzi" w:date="2024-03-07T12:43:00Z">
        <w:r w:rsidR="009554E3">
          <w:rPr>
            <w:rFonts w:ascii="Arial" w:hAnsi="Arial" w:cs="Arial"/>
            <w:shd w:val="clear" w:color="auto" w:fill="FFFFFF"/>
          </w:rPr>
          <w:t xml:space="preserve">separately, </w:t>
        </w:r>
      </w:ins>
      <w:ins w:id="199" w:author="Claudia A Munoz-Zanzi" w:date="2024-03-07T12:39:00Z">
        <w:r w:rsidR="009554E3">
          <w:rPr>
            <w:rFonts w:ascii="Arial" w:hAnsi="Arial" w:cs="Arial"/>
            <w:shd w:val="clear" w:color="auto" w:fill="FFFFFF"/>
          </w:rPr>
          <w:t xml:space="preserve">parallel to </w:t>
        </w:r>
      </w:ins>
      <w:ins w:id="200" w:author="Claudia A Munoz-Zanzi" w:date="2024-03-07T12:38:00Z">
        <w:r w:rsidR="009554E3">
          <w:rPr>
            <w:rFonts w:ascii="Arial" w:hAnsi="Arial" w:cs="Arial"/>
            <w:shd w:val="clear" w:color="auto" w:fill="FFFFFF"/>
          </w:rPr>
          <w:t>routine clinical care</w:t>
        </w:r>
      </w:ins>
      <w:ins w:id="201" w:author="Claudia A Munoz-Zanzi" w:date="2024-03-07T12:41:00Z">
        <w:r w:rsidR="009554E3">
          <w:rPr>
            <w:rFonts w:ascii="Arial" w:hAnsi="Arial" w:cs="Arial"/>
            <w:shd w:val="clear" w:color="auto" w:fill="FFFFFF"/>
          </w:rPr>
          <w:t xml:space="preserve"> at the ED</w:t>
        </w:r>
      </w:ins>
      <w:ins w:id="202" w:author="Claudia A Munoz-Zanzi" w:date="2024-03-07T12:43:00Z">
        <w:r w:rsidR="009554E3">
          <w:rPr>
            <w:rFonts w:ascii="Arial" w:hAnsi="Arial" w:cs="Arial"/>
            <w:shd w:val="clear" w:color="auto" w:fill="FFFFFF"/>
          </w:rPr>
          <w:t xml:space="preserve">. </w:t>
        </w:r>
      </w:ins>
      <w:moveTo w:id="203" w:author="Claudia A Munoz-Zanzi" w:date="2024-03-07T10:46:00Z">
        <w:del w:id="204" w:author="Claudia A Munoz-Zanzi" w:date="2024-03-07T12:34:00Z">
          <w:r w:rsidR="004A7AFD" w:rsidDel="009554E3">
            <w:rPr>
              <w:rFonts w:ascii="Arial" w:hAnsi="Arial" w:cs="Arial"/>
              <w:shd w:val="clear" w:color="auto" w:fill="FFFFFF"/>
            </w:rPr>
            <w:delText xml:space="preserve"> can also confirm diagnosis based on a 2-fold increase on paired samples or a high titer on a single sample</w:delText>
          </w:r>
        </w:del>
      </w:moveTo>
      <w:moveToRangeEnd w:id="142"/>
      <w:del w:id="205" w:author="Claudia A Munoz-Zanzi" w:date="2024-03-07T12:34:00Z">
        <w:r w:rsidR="004E3DFB" w:rsidDel="009554E3">
          <w:rPr>
            <w:rFonts w:ascii="Arial" w:hAnsi="Arial" w:cs="Arial"/>
            <w:shd w:val="clear" w:color="auto" w:fill="FFFFFF"/>
          </w:rPr>
          <w:delText xml:space="preserve">This set of patients is referred to as ED surveillance patients. </w:delText>
        </w:r>
        <w:r w:rsidR="001C488E" w:rsidDel="009554E3">
          <w:rPr>
            <w:rFonts w:ascii="Arial" w:hAnsi="Arial" w:cs="Arial"/>
            <w:shd w:val="clear" w:color="auto" w:fill="FFFFFF"/>
          </w:rPr>
          <w:delText xml:space="preserve">Separately, </w:delText>
        </w:r>
        <w:r w:rsidR="004E3DFB" w:rsidDel="009554E3">
          <w:rPr>
            <w:rFonts w:ascii="Arial" w:hAnsi="Arial" w:cs="Arial"/>
            <w:shd w:val="clear" w:color="auto" w:fill="FFFFFF"/>
          </w:rPr>
          <w:delText xml:space="preserve">patients with </w:delText>
        </w:r>
        <w:r w:rsidR="001C488E" w:rsidDel="009554E3">
          <w:rPr>
            <w:rFonts w:ascii="Arial" w:hAnsi="Arial" w:cs="Arial"/>
            <w:shd w:val="clear" w:color="auto" w:fill="FFFFFF"/>
          </w:rPr>
          <w:delText xml:space="preserve">clinically suspect </w:delText>
        </w:r>
        <w:r w:rsidR="004E3DFB" w:rsidDel="009554E3">
          <w:rPr>
            <w:rFonts w:ascii="Arial" w:hAnsi="Arial" w:cs="Arial"/>
            <w:shd w:val="clear" w:color="auto" w:fill="FFFFFF"/>
          </w:rPr>
          <w:delText xml:space="preserve">leptospirosis </w:delText>
        </w:r>
        <w:r w:rsidR="001C488E" w:rsidDel="009554E3">
          <w:rPr>
            <w:rFonts w:ascii="Arial" w:hAnsi="Arial" w:cs="Arial"/>
            <w:shd w:val="clear" w:color="auto" w:fill="FFFFFF"/>
          </w:rPr>
          <w:delText>who were identified by c</w:delText>
        </w:r>
      </w:del>
      <w:del w:id="206" w:author="Claudia A Munoz-Zanzi" w:date="2024-03-07T12:35:00Z">
        <w:r w:rsidR="001C488E" w:rsidDel="009554E3">
          <w:rPr>
            <w:rFonts w:ascii="Arial" w:hAnsi="Arial" w:cs="Arial"/>
            <w:shd w:val="clear" w:color="auto" w:fill="FFFFFF"/>
          </w:rPr>
          <w:delText>linicians through routine procedures</w:delText>
        </w:r>
        <w:r w:rsidR="004E3DFB" w:rsidDel="009554E3">
          <w:rPr>
            <w:rFonts w:ascii="Arial" w:hAnsi="Arial" w:cs="Arial"/>
            <w:shd w:val="clear" w:color="auto" w:fill="FFFFFF"/>
          </w:rPr>
          <w:delText xml:space="preserve"> and tested positive on IgM test</w:delText>
        </w:r>
        <w:r w:rsidR="001C488E" w:rsidDel="009554E3">
          <w:rPr>
            <w:rFonts w:ascii="Arial" w:hAnsi="Arial" w:cs="Arial"/>
            <w:shd w:val="clear" w:color="auto" w:fill="FFFFFF"/>
          </w:rPr>
          <w:delText xml:space="preserve"> were also enrolled</w:delText>
        </w:r>
        <w:r w:rsidR="00567BAB" w:rsidDel="009554E3">
          <w:rPr>
            <w:rFonts w:ascii="Arial" w:hAnsi="Arial" w:cs="Arial"/>
            <w:shd w:val="clear" w:color="auto" w:fill="FFFFFF"/>
          </w:rPr>
          <w:delText xml:space="preserve">, </w:delText>
        </w:r>
        <w:r w:rsidR="00E13885" w:rsidDel="009554E3">
          <w:rPr>
            <w:rFonts w:ascii="Arial" w:hAnsi="Arial" w:cs="Arial"/>
            <w:shd w:val="clear" w:color="auto" w:fill="FFFFFF"/>
          </w:rPr>
          <w:delText xml:space="preserve">tracked </w:delText>
        </w:r>
        <w:r w:rsidR="00567BAB" w:rsidDel="009554E3">
          <w:rPr>
            <w:rFonts w:ascii="Arial" w:hAnsi="Arial" w:cs="Arial"/>
            <w:shd w:val="clear" w:color="auto" w:fill="FFFFFF"/>
          </w:rPr>
          <w:delText>as a different group,</w:delText>
        </w:r>
        <w:r w:rsidR="001C488E" w:rsidDel="009554E3">
          <w:rPr>
            <w:rFonts w:ascii="Arial" w:hAnsi="Arial" w:cs="Arial"/>
            <w:shd w:val="clear" w:color="auto" w:fill="FFFFFF"/>
          </w:rPr>
          <w:delText xml:space="preserve"> and received further standardized testing for project surveillance purposes</w:delText>
        </w:r>
        <w:r w:rsidR="004E3DFB" w:rsidDel="009554E3">
          <w:rPr>
            <w:rFonts w:ascii="Arial" w:hAnsi="Arial" w:cs="Arial"/>
            <w:shd w:val="clear" w:color="auto" w:fill="FFFFFF"/>
          </w:rPr>
          <w:delText>. This set of patients is referred to as Laboratory-positive referrals</w:delText>
        </w:r>
        <w:r w:rsidR="001C488E" w:rsidDel="009554E3">
          <w:rPr>
            <w:rFonts w:ascii="Arial" w:hAnsi="Arial" w:cs="Arial"/>
            <w:shd w:val="clear" w:color="auto" w:fill="FFFFFF"/>
          </w:rPr>
          <w:delText xml:space="preserve"> (Figure 1).</w:delText>
        </w:r>
      </w:del>
      <w:r w:rsidR="001C488E">
        <w:rPr>
          <w:rFonts w:ascii="Arial" w:hAnsi="Arial" w:cs="Arial"/>
          <w:shd w:val="clear" w:color="auto" w:fill="FFFFFF"/>
        </w:rPr>
        <w:t xml:space="preserve"> </w:t>
      </w:r>
    </w:p>
    <w:p w14:paraId="70F58AC8" w14:textId="509DFC07" w:rsidR="00472038" w:rsidRPr="00026737" w:rsidRDefault="00D60BB8" w:rsidP="00026737">
      <w:pPr>
        <w:spacing w:line="240" w:lineRule="auto"/>
        <w:rPr>
          <w:rFonts w:ascii="Arial" w:hAnsi="Arial" w:cs="Arial"/>
          <w:shd w:val="clear" w:color="auto" w:fill="FFFFFF"/>
        </w:rPr>
      </w:pPr>
      <w:r w:rsidRPr="00D60BB8">
        <w:rPr>
          <w:rFonts w:ascii="Arial" w:hAnsi="Arial" w:cs="Arial"/>
          <w:bCs/>
        </w:rPr>
        <w:t xml:space="preserve">Application of </w:t>
      </w:r>
      <w:ins w:id="207" w:author="Claudia A Munoz-Zanzi" w:date="2024-03-07T12:37:00Z">
        <w:r w:rsidR="009554E3">
          <w:rPr>
            <w:rFonts w:ascii="Arial" w:hAnsi="Arial" w:cs="Arial"/>
            <w:bCs/>
          </w:rPr>
          <w:t xml:space="preserve">the </w:t>
        </w:r>
      </w:ins>
      <w:r w:rsidRPr="00D60BB8">
        <w:rPr>
          <w:rFonts w:ascii="Arial" w:hAnsi="Arial" w:cs="Arial"/>
          <w:bCs/>
        </w:rPr>
        <w:t xml:space="preserve">standardized testing </w:t>
      </w:r>
      <w:commentRangeStart w:id="208"/>
      <w:r w:rsidRPr="00D60BB8">
        <w:rPr>
          <w:rFonts w:ascii="Arial" w:hAnsi="Arial" w:cs="Arial"/>
          <w:bCs/>
        </w:rPr>
        <w:t>revealed</w:t>
      </w:r>
      <w:commentRangeEnd w:id="208"/>
      <w:r w:rsidR="009B216B">
        <w:rPr>
          <w:rStyle w:val="CommentReference"/>
        </w:rPr>
        <w:commentReference w:id="208"/>
      </w:r>
      <w:r w:rsidRPr="00D60BB8">
        <w:rPr>
          <w:rFonts w:ascii="Arial" w:hAnsi="Arial" w:cs="Arial"/>
          <w:bCs/>
        </w:rPr>
        <w:t xml:space="preserve"> </w:t>
      </w:r>
      <w:r w:rsidR="00472038" w:rsidRPr="00D60BB8">
        <w:rPr>
          <w:rFonts w:ascii="Arial" w:hAnsi="Arial" w:cs="Arial"/>
          <w:bCs/>
        </w:rPr>
        <w:t>7% lepto</w:t>
      </w:r>
      <w:r w:rsidRPr="00D60BB8">
        <w:rPr>
          <w:rFonts w:ascii="Arial" w:hAnsi="Arial" w:cs="Arial"/>
          <w:bCs/>
        </w:rPr>
        <w:t>spirosis cases</w:t>
      </w:r>
      <w:del w:id="209" w:author="Claudia A Munoz-Zanzi" w:date="2024-03-07T12:45:00Z">
        <w:r w:rsidRPr="00D60BB8" w:rsidDel="005A5B25">
          <w:rPr>
            <w:rFonts w:ascii="Arial" w:hAnsi="Arial" w:cs="Arial"/>
            <w:bCs/>
          </w:rPr>
          <w:delText xml:space="preserve"> </w:delText>
        </w:r>
      </w:del>
      <w:del w:id="210" w:author="Claudia A Munoz-Zanzi" w:date="2024-03-07T12:46:00Z">
        <w:r w:rsidRPr="00D60BB8" w:rsidDel="005A5B25">
          <w:rPr>
            <w:rFonts w:ascii="Arial" w:hAnsi="Arial" w:cs="Arial"/>
            <w:bCs/>
          </w:rPr>
          <w:delText xml:space="preserve">and that </w:delText>
        </w:r>
        <w:r w:rsidR="00472038" w:rsidRPr="00D60BB8" w:rsidDel="005A5B25">
          <w:rPr>
            <w:rFonts w:ascii="Arial" w:hAnsi="Arial" w:cs="Arial"/>
            <w:bCs/>
          </w:rPr>
          <w:delText xml:space="preserve">routine care </w:delText>
        </w:r>
        <w:r w:rsidRPr="00D60BB8" w:rsidDel="005A5B25">
          <w:rPr>
            <w:rFonts w:ascii="Arial" w:hAnsi="Arial" w:cs="Arial"/>
            <w:bCs/>
          </w:rPr>
          <w:delText xml:space="preserve">identified </w:delText>
        </w:r>
        <w:r w:rsidR="00472038" w:rsidRPr="00D60BB8" w:rsidDel="005A5B25">
          <w:rPr>
            <w:rFonts w:ascii="Arial" w:hAnsi="Arial" w:cs="Arial"/>
            <w:bCs/>
          </w:rPr>
          <w:delText>more severe</w:delText>
        </w:r>
        <w:r w:rsidRPr="00D60BB8" w:rsidDel="005A5B25">
          <w:rPr>
            <w:rFonts w:ascii="Arial" w:hAnsi="Arial" w:cs="Arial"/>
            <w:bCs/>
          </w:rPr>
          <w:delText xml:space="preserve"> cases and </w:delText>
        </w:r>
        <w:r w:rsidR="00472038" w:rsidRPr="00D60BB8" w:rsidDel="005A5B25">
          <w:rPr>
            <w:rFonts w:ascii="Arial" w:hAnsi="Arial" w:cs="Arial"/>
            <w:bCs/>
          </w:rPr>
          <w:delText>later</w:delText>
        </w:r>
        <w:r w:rsidRPr="00D60BB8" w:rsidDel="005A5B25">
          <w:rPr>
            <w:rFonts w:ascii="Arial" w:hAnsi="Arial" w:cs="Arial"/>
            <w:bCs/>
          </w:rPr>
          <w:delText xml:space="preserve"> in the course of the illness</w:delText>
        </w:r>
      </w:del>
      <w:r w:rsidRPr="00D60BB8">
        <w:rPr>
          <w:rFonts w:ascii="Arial" w:hAnsi="Arial" w:cs="Arial"/>
          <w:bCs/>
        </w:rPr>
        <w:t>. Testing all enrolled patients for leptospirosis using standardized methods to identify cases makes this dataset rare</w:t>
      </w:r>
      <w:ins w:id="211" w:author="Claudia A Munoz-Zanzi" w:date="2024-03-07T12:46:00Z">
        <w:r w:rsidR="005A5B25">
          <w:rPr>
            <w:rFonts w:ascii="Arial" w:hAnsi="Arial" w:cs="Arial"/>
            <w:bCs/>
          </w:rPr>
          <w:t>, representative of UAFI patients seeking</w:t>
        </w:r>
      </w:ins>
      <w:ins w:id="212" w:author="Claudia A Munoz-Zanzi" w:date="2024-03-07T12:47:00Z">
        <w:r w:rsidR="005A5B25">
          <w:rPr>
            <w:rFonts w:ascii="Arial" w:hAnsi="Arial" w:cs="Arial"/>
            <w:bCs/>
          </w:rPr>
          <w:t xml:space="preserve"> care at the </w:t>
        </w:r>
        <w:proofErr w:type="gramStart"/>
        <w:r w:rsidR="005A5B25">
          <w:rPr>
            <w:rFonts w:ascii="Arial" w:hAnsi="Arial" w:cs="Arial"/>
            <w:bCs/>
          </w:rPr>
          <w:t>Eds,</w:t>
        </w:r>
      </w:ins>
      <w:ins w:id="213" w:author="Claudia A Munoz-Zanzi" w:date="2024-03-07T12:46:00Z">
        <w:r w:rsidR="005A5B25">
          <w:rPr>
            <w:rFonts w:ascii="Arial" w:hAnsi="Arial" w:cs="Arial"/>
            <w:bCs/>
          </w:rPr>
          <w:t xml:space="preserve"> </w:t>
        </w:r>
      </w:ins>
      <w:r w:rsidRPr="00D60BB8">
        <w:rPr>
          <w:rFonts w:ascii="Arial" w:hAnsi="Arial" w:cs="Arial"/>
          <w:bCs/>
        </w:rPr>
        <w:t xml:space="preserve"> and</w:t>
      </w:r>
      <w:proofErr w:type="gramEnd"/>
      <w:r w:rsidRPr="00D60BB8">
        <w:rPr>
          <w:rFonts w:ascii="Arial" w:hAnsi="Arial" w:cs="Arial"/>
          <w:bCs/>
        </w:rPr>
        <w:t xml:space="preserve"> unbiased</w:t>
      </w:r>
      <w:ins w:id="214" w:author="Claudia A Munoz-Zanzi" w:date="2024-03-07T12:47:00Z">
        <w:r w:rsidR="005A5B25">
          <w:rPr>
            <w:rFonts w:ascii="Arial" w:hAnsi="Arial" w:cs="Arial"/>
            <w:bCs/>
          </w:rPr>
          <w:t xml:space="preserve"> from patients or clinician facto</w:t>
        </w:r>
      </w:ins>
      <w:ins w:id="215" w:author="Claudia A Munoz-Zanzi" w:date="2024-03-07T12:48:00Z">
        <w:r w:rsidR="005A5B25">
          <w:rPr>
            <w:rFonts w:ascii="Arial" w:hAnsi="Arial" w:cs="Arial"/>
            <w:bCs/>
          </w:rPr>
          <w:t>rs influencing laboratory diagnosis</w:t>
        </w:r>
      </w:ins>
      <w:r w:rsidRPr="00D60BB8">
        <w:rPr>
          <w:rFonts w:ascii="Arial" w:hAnsi="Arial" w:cs="Arial"/>
          <w:bCs/>
        </w:rPr>
        <w:t>. The original purpose of the surveillance activities has been completed</w:t>
      </w:r>
      <w:del w:id="216" w:author="Claudia A Munoz-Zanzi" w:date="2024-03-07T12:49:00Z">
        <w:r w:rsidRPr="00D60BB8" w:rsidDel="005A5B25">
          <w:rPr>
            <w:rFonts w:ascii="Arial" w:hAnsi="Arial" w:cs="Arial"/>
            <w:bCs/>
          </w:rPr>
          <w:delText xml:space="preserve"> </w:delText>
        </w:r>
      </w:del>
      <w:ins w:id="217" w:author="Claudia A Munoz-Zanzi" w:date="2024-03-07T12:48:00Z">
        <w:r w:rsidR="005A5B25">
          <w:rPr>
            <w:rFonts w:ascii="Arial" w:hAnsi="Arial" w:cs="Arial"/>
            <w:bCs/>
          </w:rPr>
          <w:t xml:space="preserve"> </w:t>
        </w:r>
      </w:ins>
      <w:r w:rsidRPr="00D60BB8">
        <w:rPr>
          <w:rFonts w:ascii="Arial" w:hAnsi="Arial" w:cs="Arial"/>
          <w:bCs/>
        </w:rPr>
        <w:t xml:space="preserve">and the de-identified data </w:t>
      </w:r>
      <w:ins w:id="218" w:author="Claudia A Munoz-Zanzi" w:date="2024-03-07T12:49:00Z">
        <w:r w:rsidR="005A5B25">
          <w:rPr>
            <w:rFonts w:ascii="Arial" w:hAnsi="Arial" w:cs="Arial"/>
            <w:bCs/>
          </w:rPr>
          <w:t>are</w:t>
        </w:r>
      </w:ins>
      <w:del w:id="219" w:author="Claudia A Munoz-Zanzi" w:date="2024-03-07T12:49:00Z">
        <w:r w:rsidRPr="00D60BB8" w:rsidDel="005A5B25">
          <w:rPr>
            <w:rFonts w:ascii="Arial" w:hAnsi="Arial" w:cs="Arial"/>
            <w:bCs/>
          </w:rPr>
          <w:delText>is</w:delText>
        </w:r>
      </w:del>
      <w:r w:rsidRPr="00D60BB8">
        <w:rPr>
          <w:rFonts w:ascii="Arial" w:hAnsi="Arial" w:cs="Arial"/>
          <w:bCs/>
        </w:rPr>
        <w:t xml:space="preserve"> </w:t>
      </w:r>
      <w:del w:id="220" w:author="Claudia A Munoz-Zanzi" w:date="2024-03-07T12:49:00Z">
        <w:r w:rsidRPr="00D60BB8" w:rsidDel="005A5B25">
          <w:rPr>
            <w:rFonts w:ascii="Arial" w:hAnsi="Arial" w:cs="Arial"/>
            <w:bCs/>
          </w:rPr>
          <w:delText>now</w:delText>
        </w:r>
      </w:del>
      <w:r w:rsidRPr="00D60BB8">
        <w:rPr>
          <w:rFonts w:ascii="Arial" w:hAnsi="Arial" w:cs="Arial"/>
          <w:bCs/>
        </w:rPr>
        <w:t xml:space="preserve"> in appropriate storage at the University of Minnesota.</w:t>
      </w:r>
      <w:r>
        <w:rPr>
          <w:rFonts w:ascii="Arial" w:hAnsi="Arial" w:cs="Arial"/>
          <w:bCs/>
          <w:shd w:val="clear" w:color="auto" w:fill="FFFF00"/>
        </w:rPr>
        <w:t xml:space="preserve"> </w:t>
      </w:r>
    </w:p>
    <w:p w14:paraId="4D0FAFBD" w14:textId="4794DB88" w:rsidR="001D56A3" w:rsidRPr="00CB0785" w:rsidRDefault="001D56A3" w:rsidP="001D56A3">
      <w:pPr>
        <w:spacing w:after="120" w:line="240" w:lineRule="auto"/>
        <w:rPr>
          <w:rFonts w:ascii="Arial" w:hAnsi="Arial" w:cs="Arial"/>
          <w:b/>
        </w:rPr>
      </w:pPr>
      <w:bookmarkStart w:id="221" w:name="_Hlk137289788"/>
      <w:r w:rsidRPr="00CB0785">
        <w:rPr>
          <w:rFonts w:ascii="Arial" w:hAnsi="Arial" w:cs="Arial"/>
          <w:b/>
        </w:rPr>
        <w:t xml:space="preserve">Aim </w:t>
      </w:r>
      <w:r w:rsidR="00EC58D0">
        <w:rPr>
          <w:rFonts w:ascii="Arial" w:hAnsi="Arial" w:cs="Arial"/>
          <w:b/>
        </w:rPr>
        <w:t xml:space="preserve">- </w:t>
      </w:r>
      <w:r>
        <w:rPr>
          <w:rFonts w:ascii="Arial" w:hAnsi="Arial" w:cs="Arial"/>
          <w:b/>
        </w:rPr>
        <w:t>1</w:t>
      </w:r>
      <w:r w:rsidRPr="00CB0785">
        <w:rPr>
          <w:rFonts w:ascii="Arial" w:hAnsi="Arial" w:cs="Arial"/>
          <w:b/>
        </w:rPr>
        <w:t xml:space="preserve"> </w:t>
      </w:r>
      <w:r w:rsidRPr="00863536">
        <w:rPr>
          <w:rFonts w:ascii="Arial" w:hAnsi="Arial" w:cs="Arial"/>
          <w:b/>
        </w:rPr>
        <w:t xml:space="preserve">To </w:t>
      </w:r>
      <w:r w:rsidR="008765B7">
        <w:rPr>
          <w:rFonts w:ascii="Arial" w:hAnsi="Arial" w:cs="Arial"/>
          <w:b/>
        </w:rPr>
        <w:t xml:space="preserve">characterize </w:t>
      </w:r>
      <w:r>
        <w:rPr>
          <w:rFonts w:ascii="Arial" w:hAnsi="Arial" w:cs="Arial"/>
          <w:b/>
        </w:rPr>
        <w:t>providers</w:t>
      </w:r>
      <w:r w:rsidR="008765B7">
        <w:rPr>
          <w:rFonts w:ascii="Arial" w:hAnsi="Arial" w:cs="Arial"/>
          <w:b/>
        </w:rPr>
        <w:t xml:space="preserve">’ </w:t>
      </w:r>
      <w:r>
        <w:rPr>
          <w:rFonts w:ascii="Arial" w:hAnsi="Arial" w:cs="Arial"/>
          <w:b/>
        </w:rPr>
        <w:t xml:space="preserve">use of laboratory </w:t>
      </w:r>
      <w:r w:rsidR="00CD434F">
        <w:rPr>
          <w:rFonts w:ascii="Arial" w:hAnsi="Arial" w:cs="Arial"/>
          <w:b/>
        </w:rPr>
        <w:t xml:space="preserve">diagnostic </w:t>
      </w:r>
      <w:r>
        <w:rPr>
          <w:rFonts w:ascii="Arial" w:hAnsi="Arial" w:cs="Arial"/>
          <w:b/>
        </w:rPr>
        <w:t xml:space="preserve">tests </w:t>
      </w:r>
      <w:r w:rsidR="00CD434F">
        <w:rPr>
          <w:rFonts w:ascii="Arial" w:hAnsi="Arial" w:cs="Arial"/>
          <w:b/>
        </w:rPr>
        <w:t xml:space="preserve">for </w:t>
      </w:r>
      <w:r>
        <w:rPr>
          <w:rFonts w:ascii="Arial" w:hAnsi="Arial" w:cs="Arial"/>
          <w:b/>
        </w:rPr>
        <w:t>undifferentiated febrile illness</w:t>
      </w:r>
      <w:r w:rsidR="00E138BF">
        <w:rPr>
          <w:rFonts w:ascii="Arial" w:hAnsi="Arial" w:cs="Arial"/>
          <w:b/>
        </w:rPr>
        <w:t xml:space="preserve"> </w:t>
      </w:r>
      <w:r w:rsidR="00CD434F">
        <w:rPr>
          <w:rFonts w:ascii="Arial" w:hAnsi="Arial" w:cs="Arial"/>
          <w:b/>
        </w:rPr>
        <w:t xml:space="preserve">patients in Puerto Rico and </w:t>
      </w:r>
      <w:r w:rsidR="008765B7">
        <w:rPr>
          <w:rFonts w:ascii="Arial" w:hAnsi="Arial" w:cs="Arial"/>
          <w:b/>
        </w:rPr>
        <w:t>to evaluate the current recommendation for leptospirosis laboratory testing</w:t>
      </w:r>
      <w:r w:rsidRPr="00CB0785">
        <w:rPr>
          <w:rFonts w:ascii="Arial" w:hAnsi="Arial" w:cs="Arial"/>
          <w:b/>
        </w:rPr>
        <w:t xml:space="preserve">.   </w:t>
      </w:r>
    </w:p>
    <w:bookmarkEnd w:id="221"/>
    <w:p w14:paraId="6DD5C604" w14:textId="25860B32" w:rsidR="001D56A3" w:rsidRDefault="001D56A3" w:rsidP="001D56A3">
      <w:pPr>
        <w:spacing w:after="120" w:line="240" w:lineRule="auto"/>
        <w:rPr>
          <w:rFonts w:ascii="Arial" w:hAnsi="Arial" w:cs="Arial"/>
        </w:rPr>
      </w:pPr>
      <w:r>
        <w:rPr>
          <w:rFonts w:ascii="Arial" w:hAnsi="Arial" w:cs="Arial"/>
        </w:rPr>
        <w:t xml:space="preserve">Due to the wide </w:t>
      </w:r>
      <w:r w:rsidR="008765B7">
        <w:rPr>
          <w:rFonts w:ascii="Arial" w:hAnsi="Arial" w:cs="Arial"/>
        </w:rPr>
        <w:t xml:space="preserve">viral and bacterial </w:t>
      </w:r>
      <w:r>
        <w:rPr>
          <w:rFonts w:ascii="Arial" w:hAnsi="Arial" w:cs="Arial"/>
        </w:rPr>
        <w:t>etiology of UAFI</w:t>
      </w:r>
      <w:r w:rsidR="008765B7">
        <w:rPr>
          <w:rFonts w:ascii="Arial" w:hAnsi="Arial" w:cs="Arial"/>
        </w:rPr>
        <w:t>,</w:t>
      </w:r>
      <w:r>
        <w:rPr>
          <w:rFonts w:ascii="Arial" w:hAnsi="Arial" w:cs="Arial"/>
        </w:rPr>
        <w:t xml:space="preserve"> clinicians need to quickly </w:t>
      </w:r>
      <w:r w:rsidR="008765B7">
        <w:rPr>
          <w:rFonts w:ascii="Arial" w:hAnsi="Arial" w:cs="Arial"/>
        </w:rPr>
        <w:t xml:space="preserve">evaluate the </w:t>
      </w:r>
      <w:r>
        <w:rPr>
          <w:rFonts w:ascii="Arial" w:hAnsi="Arial" w:cs="Arial"/>
        </w:rPr>
        <w:t>patient’s clinical status, history, and their knowledge of the</w:t>
      </w:r>
      <w:r w:rsidR="008765B7">
        <w:rPr>
          <w:rFonts w:ascii="Arial" w:hAnsi="Arial" w:cs="Arial"/>
        </w:rPr>
        <w:t xml:space="preserve"> local</w:t>
      </w:r>
      <w:r>
        <w:rPr>
          <w:rFonts w:ascii="Arial" w:hAnsi="Arial" w:cs="Arial"/>
        </w:rPr>
        <w:t xml:space="preserve"> epidemiology to make prompt treatment decisions</w:t>
      </w:r>
      <w:r w:rsidR="008765B7">
        <w:rPr>
          <w:rFonts w:ascii="Arial" w:hAnsi="Arial" w:cs="Arial"/>
        </w:rPr>
        <w:t xml:space="preserve"> about diagnosis and treatment</w:t>
      </w:r>
      <w:r w:rsidR="004E3DFB">
        <w:rPr>
          <w:rFonts w:ascii="Arial" w:hAnsi="Arial" w:cs="Arial"/>
        </w:rPr>
        <w:t xml:space="preserve"> </w:t>
      </w:r>
      <w:r>
        <w:rPr>
          <w:rFonts w:ascii="Arial" w:hAnsi="Arial" w:cs="Arial"/>
        </w:rPr>
        <w:fldChar w:fldCharType="begin">
          <w:fldData xml:space="preserve">PEVuZE5vdGU+PENpdGU+PEF1dGhvcj5LZWl0ZWw8L0F1dGhvcj48WWVhcj4yMDE4PC9ZZWFyPjxS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==
</w:fldData>
        </w:fldChar>
      </w:r>
      <w:r w:rsidR="008B272D">
        <w:rPr>
          <w:rFonts w:ascii="Arial" w:hAnsi="Arial" w:cs="Arial"/>
        </w:rPr>
        <w:instrText xml:space="preserve"> ADDIN EN.CITE </w:instrText>
      </w:r>
      <w:r w:rsidR="008B272D">
        <w:rPr>
          <w:rFonts w:ascii="Arial" w:hAnsi="Arial" w:cs="Arial"/>
        </w:rPr>
        <w:fldChar w:fldCharType="begin">
          <w:fldData xml:space="preserve">PEVuZE5vdGU+PENpdGU+PEF1dGhvcj5LZWl0ZWw8L0F1dGhvcj48WWVhcj4yMDE4PC9ZZWFyPjxS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==
</w:fldData>
        </w:fldChar>
      </w:r>
      <w:r w:rsidR="008B272D">
        <w:rPr>
          <w:rFonts w:ascii="Arial" w:hAnsi="Arial" w:cs="Arial"/>
        </w:rPr>
        <w:instrText xml:space="preserve"> ADDIN EN.CITE.DATA </w:instrText>
      </w:r>
      <w:r w:rsidR="008B272D">
        <w:rPr>
          <w:rFonts w:ascii="Arial" w:hAnsi="Arial" w:cs="Arial"/>
        </w:rPr>
      </w:r>
      <w:r w:rsidR="008B272D">
        <w:rPr>
          <w:rFonts w:ascii="Arial" w:hAnsi="Arial" w:cs="Arial"/>
        </w:rPr>
        <w:fldChar w:fldCharType="end"/>
      </w:r>
      <w:r>
        <w:rPr>
          <w:rFonts w:ascii="Arial" w:hAnsi="Arial" w:cs="Arial"/>
        </w:rPr>
      </w:r>
      <w:r>
        <w:rPr>
          <w:rFonts w:ascii="Arial" w:hAnsi="Arial" w:cs="Arial"/>
        </w:rPr>
        <w:fldChar w:fldCharType="separate"/>
      </w:r>
      <w:r w:rsidR="008B272D">
        <w:rPr>
          <w:rFonts w:ascii="Arial" w:hAnsi="Arial" w:cs="Arial"/>
          <w:noProof/>
        </w:rPr>
        <w:t>[20]</w:t>
      </w:r>
      <w:r>
        <w:rPr>
          <w:rFonts w:ascii="Arial" w:hAnsi="Arial" w:cs="Arial"/>
        </w:rPr>
        <w:fldChar w:fldCharType="end"/>
      </w:r>
      <w:r w:rsidR="004E3DFB">
        <w:rPr>
          <w:rFonts w:ascii="Arial" w:hAnsi="Arial" w:cs="Arial"/>
        </w:rPr>
        <w:t>.</w:t>
      </w:r>
      <w:r w:rsidRPr="00CF7DD1">
        <w:rPr>
          <w:rFonts w:ascii="Arial" w:hAnsi="Arial" w:cs="Arial"/>
        </w:rPr>
        <w:t xml:space="preserve"> </w:t>
      </w:r>
      <w:r w:rsidR="00821F42">
        <w:rPr>
          <w:rFonts w:ascii="Arial" w:hAnsi="Arial" w:cs="Arial"/>
        </w:rPr>
        <w:t xml:space="preserve">Despite </w:t>
      </w:r>
      <w:r w:rsidR="00856F16">
        <w:rPr>
          <w:rFonts w:ascii="Arial" w:hAnsi="Arial" w:cs="Arial"/>
        </w:rPr>
        <w:t xml:space="preserve">the existence of </w:t>
      </w:r>
      <w:r w:rsidR="00821F42">
        <w:rPr>
          <w:rFonts w:ascii="Arial" w:hAnsi="Arial" w:cs="Arial"/>
        </w:rPr>
        <w:t>guidelines for clinical management of fever patients</w:t>
      </w:r>
      <w:r w:rsidR="004E3DFB">
        <w:rPr>
          <w:rFonts w:ascii="Arial" w:hAnsi="Arial" w:cs="Arial"/>
        </w:rPr>
        <w:t xml:space="preserve"> </w:t>
      </w:r>
      <w:r w:rsidR="00821F42">
        <w:rPr>
          <w:rFonts w:ascii="Arial" w:hAnsi="Arial" w:cs="Arial"/>
        </w:rPr>
        <w:fldChar w:fldCharType="begin">
          <w:fldData xml:space="preserve">PEVuZE5vdGU+PENpdGU+PEF1dGhvcj5Xb3JsZCBIZWFsdGg8L0F1dGhvcj48WWVhcj4yMDEzPC9Z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</w:fldData>
        </w:fldChar>
      </w:r>
      <w:r w:rsidR="00EB7961">
        <w:rPr>
          <w:rFonts w:ascii="Arial" w:hAnsi="Arial" w:cs="Arial"/>
        </w:rPr>
        <w:instrText xml:space="preserve"> ADDIN EN.CITE </w:instrText>
      </w:r>
      <w:r w:rsidR="00EB7961">
        <w:rPr>
          <w:rFonts w:ascii="Arial" w:hAnsi="Arial" w:cs="Arial"/>
        </w:rPr>
        <w:fldChar w:fldCharType="begin">
          <w:fldData xml:space="preserve">PEVuZE5vdGU+PENpdGU+PEF1dGhvcj5Xb3JsZCBIZWFsdGg8L0F1dGhvcj48WWVhcj4yMDEzPC9Z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</w:fldData>
        </w:fldChar>
      </w:r>
      <w:r w:rsidR="00EB7961">
        <w:rPr>
          <w:rFonts w:ascii="Arial" w:hAnsi="Arial" w:cs="Arial"/>
        </w:rPr>
        <w:instrText xml:space="preserve"> ADDIN EN.CITE.DATA </w:instrText>
      </w:r>
      <w:r w:rsidR="00EB7961">
        <w:rPr>
          <w:rFonts w:ascii="Arial" w:hAnsi="Arial" w:cs="Arial"/>
        </w:rPr>
      </w:r>
      <w:r w:rsidR="00EB7961">
        <w:rPr>
          <w:rFonts w:ascii="Arial" w:hAnsi="Arial" w:cs="Arial"/>
        </w:rPr>
        <w:fldChar w:fldCharType="end"/>
      </w:r>
      <w:r w:rsidR="00821F42">
        <w:rPr>
          <w:rFonts w:ascii="Arial" w:hAnsi="Arial" w:cs="Arial"/>
        </w:rPr>
      </w:r>
      <w:r w:rsidR="00821F42">
        <w:rPr>
          <w:rFonts w:ascii="Arial" w:hAnsi="Arial" w:cs="Arial"/>
        </w:rPr>
        <w:fldChar w:fldCharType="separate"/>
      </w:r>
      <w:r w:rsidR="00EB7961">
        <w:rPr>
          <w:rFonts w:ascii="Arial" w:hAnsi="Arial" w:cs="Arial"/>
          <w:noProof/>
        </w:rPr>
        <w:t>[16, 31, 32]</w:t>
      </w:r>
      <w:r w:rsidR="00821F42">
        <w:rPr>
          <w:rFonts w:ascii="Arial" w:hAnsi="Arial" w:cs="Arial"/>
        </w:rPr>
        <w:fldChar w:fldCharType="end"/>
      </w:r>
      <w:r w:rsidR="004E3DFB">
        <w:rPr>
          <w:rFonts w:ascii="Arial" w:hAnsi="Arial" w:cs="Arial"/>
        </w:rPr>
        <w:t>,</w:t>
      </w:r>
      <w:r w:rsidR="00821F42">
        <w:rPr>
          <w:rFonts w:ascii="Arial" w:hAnsi="Arial" w:cs="Arial"/>
        </w:rPr>
        <w:t xml:space="preserve"> </w:t>
      </w:r>
      <w:r w:rsidR="00F457E2" w:rsidRPr="00856F16">
        <w:rPr>
          <w:rFonts w:ascii="Arial" w:hAnsi="Arial" w:cs="Arial"/>
        </w:rPr>
        <w:t xml:space="preserve">specifics </w:t>
      </w:r>
      <w:r w:rsidR="005F51D7" w:rsidRPr="00856F16">
        <w:rPr>
          <w:rFonts w:ascii="Arial" w:hAnsi="Arial" w:cs="Arial"/>
        </w:rPr>
        <w:t xml:space="preserve">on </w:t>
      </w:r>
      <w:r w:rsidR="00821F42" w:rsidRPr="00856F16">
        <w:rPr>
          <w:rFonts w:ascii="Arial" w:hAnsi="Arial" w:cs="Arial"/>
        </w:rPr>
        <w:t xml:space="preserve">laboratory diagnostic test use </w:t>
      </w:r>
      <w:r w:rsidR="005F51D7" w:rsidRPr="00856F16">
        <w:rPr>
          <w:rFonts w:ascii="Arial" w:hAnsi="Arial" w:cs="Arial"/>
        </w:rPr>
        <w:t>are</w:t>
      </w:r>
      <w:r w:rsidR="00821F42" w:rsidRPr="00856F16">
        <w:rPr>
          <w:rFonts w:ascii="Arial" w:hAnsi="Arial" w:cs="Arial"/>
        </w:rPr>
        <w:t xml:space="preserve"> generally not included</w:t>
      </w:r>
      <w:r w:rsidR="00EB7961">
        <w:rPr>
          <w:rFonts w:ascii="Arial" w:hAnsi="Arial" w:cs="Arial"/>
        </w:rPr>
        <w:t xml:space="preserve"> </w:t>
      </w:r>
      <w:r w:rsidR="00EB7961">
        <w:rPr>
          <w:rFonts w:ascii="Arial" w:hAnsi="Arial" w:cs="Arial"/>
        </w:rPr>
        <w:fldChar w:fldCharType="begin">
          <w:fldData xml:space="preserve">PEVuZE5vdGU+PENpdGU+PEF1dGhvcj5HcnVuZHk8L0F1dGhvcj48WWVhcj4yMDIyPC9ZZWFyPjxS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</w:fldData>
        </w:fldChar>
      </w:r>
      <w:r w:rsidR="00EB7961">
        <w:rPr>
          <w:rFonts w:ascii="Arial" w:hAnsi="Arial" w:cs="Arial"/>
        </w:rPr>
        <w:instrText xml:space="preserve"> ADDIN EN.CITE </w:instrText>
      </w:r>
      <w:r w:rsidR="00EB7961">
        <w:rPr>
          <w:rFonts w:ascii="Arial" w:hAnsi="Arial" w:cs="Arial"/>
        </w:rPr>
        <w:fldChar w:fldCharType="begin">
          <w:fldData xml:space="preserve">PEVuZE5vdGU+PENpdGU+PEF1dGhvcj5HcnVuZHk8L0F1dGhvcj48WWVhcj4yMDIyPC9ZZWFyPjxS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</w:fldData>
        </w:fldChar>
      </w:r>
      <w:r w:rsidR="00EB7961">
        <w:rPr>
          <w:rFonts w:ascii="Arial" w:hAnsi="Arial" w:cs="Arial"/>
        </w:rPr>
        <w:instrText xml:space="preserve"> ADDIN EN.CITE.DATA </w:instrText>
      </w:r>
      <w:r w:rsidR="00EB7961">
        <w:rPr>
          <w:rFonts w:ascii="Arial" w:hAnsi="Arial" w:cs="Arial"/>
        </w:rPr>
      </w:r>
      <w:r w:rsidR="00EB7961">
        <w:rPr>
          <w:rFonts w:ascii="Arial" w:hAnsi="Arial" w:cs="Arial"/>
        </w:rPr>
        <w:fldChar w:fldCharType="end"/>
      </w:r>
      <w:r w:rsidR="00EB7961">
        <w:rPr>
          <w:rFonts w:ascii="Arial" w:hAnsi="Arial" w:cs="Arial"/>
        </w:rPr>
      </w:r>
      <w:r w:rsidR="00EB7961">
        <w:rPr>
          <w:rFonts w:ascii="Arial" w:hAnsi="Arial" w:cs="Arial"/>
        </w:rPr>
        <w:fldChar w:fldCharType="separate"/>
      </w:r>
      <w:r w:rsidR="00EB7961">
        <w:rPr>
          <w:rFonts w:ascii="Arial" w:hAnsi="Arial" w:cs="Arial"/>
          <w:noProof/>
        </w:rPr>
        <w:t>[33]</w:t>
      </w:r>
      <w:r w:rsidR="00EB7961">
        <w:rPr>
          <w:rFonts w:ascii="Arial" w:hAnsi="Arial" w:cs="Arial"/>
        </w:rPr>
        <w:fldChar w:fldCharType="end"/>
      </w:r>
      <w:r w:rsidR="00821F42">
        <w:rPr>
          <w:rFonts w:ascii="Arial" w:hAnsi="Arial" w:cs="Arial"/>
        </w:rPr>
        <w:t xml:space="preserve">. </w:t>
      </w:r>
      <w:r w:rsidR="00856F16">
        <w:rPr>
          <w:rFonts w:ascii="Arial" w:hAnsi="Arial" w:cs="Arial"/>
        </w:rPr>
        <w:t>L</w:t>
      </w:r>
      <w:r>
        <w:rPr>
          <w:rFonts w:ascii="Arial" w:hAnsi="Arial" w:cs="Arial"/>
        </w:rPr>
        <w:t>aboratory diagnostic tests can support decision making and reduce diagnostic uncertainty; however, there is less agreement on their application</w:t>
      </w:r>
      <w:r w:rsidR="004E3DFB">
        <w:rPr>
          <w:rFonts w:ascii="Arial" w:hAnsi="Arial" w:cs="Arial"/>
        </w:rPr>
        <w:t xml:space="preserve"> </w:t>
      </w:r>
      <w:r>
        <w:rPr>
          <w:rFonts w:ascii="Arial" w:hAnsi="Arial" w:cs="Arial"/>
        </w:rPr>
        <w:fldChar w:fldCharType="begin">
          <w:fldData xml:space="preserve">PEVuZE5vdGU+PENpdGU+PEF1dGhvcj5WZXJiYWtlbDwvQXV0aG9yPjxZZWFyPjIwMTc8L1llYXI+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</w:fldData>
        </w:fldChar>
      </w:r>
      <w:r w:rsidR="00EB7961">
        <w:rPr>
          <w:rFonts w:ascii="Arial" w:hAnsi="Arial" w:cs="Arial"/>
        </w:rPr>
        <w:instrText xml:space="preserve"> ADDIN EN.CITE </w:instrText>
      </w:r>
      <w:r w:rsidR="00EB7961">
        <w:rPr>
          <w:rFonts w:ascii="Arial" w:hAnsi="Arial" w:cs="Arial"/>
        </w:rPr>
        <w:fldChar w:fldCharType="begin">
          <w:fldData xml:space="preserve">PEVuZE5vdGU+PENpdGU+PEF1dGhvcj5WZXJiYWtlbDwvQXV0aG9yPjxZZWFyPjIwMTc8L1llYXI+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</w:fldData>
        </w:fldChar>
      </w:r>
      <w:r w:rsidR="00EB7961">
        <w:rPr>
          <w:rFonts w:ascii="Arial" w:hAnsi="Arial" w:cs="Arial"/>
        </w:rPr>
        <w:instrText xml:space="preserve"> ADDIN EN.CITE.DATA </w:instrText>
      </w:r>
      <w:r w:rsidR="00EB7961">
        <w:rPr>
          <w:rFonts w:ascii="Arial" w:hAnsi="Arial" w:cs="Arial"/>
        </w:rPr>
      </w:r>
      <w:r w:rsidR="00EB7961">
        <w:rPr>
          <w:rFonts w:ascii="Arial" w:hAnsi="Arial" w:cs="Arial"/>
        </w:rPr>
        <w:fldChar w:fldCharType="end"/>
      </w:r>
      <w:r>
        <w:rPr>
          <w:rFonts w:ascii="Arial" w:hAnsi="Arial" w:cs="Arial"/>
        </w:rPr>
      </w:r>
      <w:r>
        <w:rPr>
          <w:rFonts w:ascii="Arial" w:hAnsi="Arial" w:cs="Arial"/>
        </w:rPr>
        <w:fldChar w:fldCharType="separate"/>
      </w:r>
      <w:r w:rsidR="00EB7961">
        <w:rPr>
          <w:rFonts w:ascii="Arial" w:hAnsi="Arial" w:cs="Arial"/>
          <w:noProof/>
        </w:rPr>
        <w:t>[34]</w:t>
      </w:r>
      <w:r>
        <w:rPr>
          <w:rFonts w:ascii="Arial" w:hAnsi="Arial" w:cs="Arial"/>
        </w:rPr>
        <w:fldChar w:fldCharType="end"/>
      </w:r>
      <w:r w:rsidR="004E3DFB">
        <w:rPr>
          <w:rFonts w:ascii="Arial" w:hAnsi="Arial" w:cs="Arial"/>
        </w:rPr>
        <w:t>.</w:t>
      </w:r>
      <w:r>
        <w:rPr>
          <w:rFonts w:ascii="Arial" w:hAnsi="Arial" w:cs="Arial"/>
        </w:rPr>
        <w:t xml:space="preserve"> </w:t>
      </w:r>
      <w:r w:rsidR="00856F16">
        <w:rPr>
          <w:rFonts w:ascii="Arial" w:hAnsi="Arial" w:cs="Arial"/>
        </w:rPr>
        <w:t xml:space="preserve">For UAFI patients at the ED, </w:t>
      </w:r>
      <w:r>
        <w:rPr>
          <w:rFonts w:ascii="Arial" w:hAnsi="Arial" w:cs="Arial"/>
        </w:rPr>
        <w:t>providers may feel prescribing antibiotics empirically or to patients with negative viral tests as the safest course of action</w:t>
      </w:r>
      <w:r w:rsidR="004E3DFB">
        <w:rPr>
          <w:rFonts w:ascii="Arial" w:hAnsi="Arial" w:cs="Arial"/>
        </w:rPr>
        <w:t xml:space="preserve"> </w:t>
      </w:r>
      <w:r>
        <w:rPr>
          <w:rFonts w:ascii="Arial" w:hAnsi="Arial" w:cs="Arial"/>
        </w:rPr>
        <w:fldChar w:fldCharType="begin">
          <w:fldData xml:space="preserve">PEVuZE5vdGU+PENpdGU+PEF1dGhvcj5NY0theTwvQXV0aG9yPjxZZWFyPjIwMTk8L1llYXI+PFJl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</w:fldData>
        </w:fldChar>
      </w:r>
      <w:r w:rsidR="00EB7961">
        <w:rPr>
          <w:rFonts w:ascii="Arial" w:hAnsi="Arial" w:cs="Arial"/>
        </w:rPr>
        <w:instrText xml:space="preserve"> ADDIN EN.CITE </w:instrText>
      </w:r>
      <w:r w:rsidR="00EB7961">
        <w:rPr>
          <w:rFonts w:ascii="Arial" w:hAnsi="Arial" w:cs="Arial"/>
        </w:rPr>
        <w:fldChar w:fldCharType="begin">
          <w:fldData xml:space="preserve">PEVuZE5vdGU+PENpdGU+PEF1dGhvcj5NY0theTwvQXV0aG9yPjxZZWFyPjIwMTk8L1llYXI+PFJl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</w:fldData>
        </w:fldChar>
      </w:r>
      <w:r w:rsidR="00EB7961">
        <w:rPr>
          <w:rFonts w:ascii="Arial" w:hAnsi="Arial" w:cs="Arial"/>
        </w:rPr>
        <w:instrText xml:space="preserve"> ADDIN EN.CITE.DATA </w:instrText>
      </w:r>
      <w:r w:rsidR="00EB7961">
        <w:rPr>
          <w:rFonts w:ascii="Arial" w:hAnsi="Arial" w:cs="Arial"/>
        </w:rPr>
      </w:r>
      <w:r w:rsidR="00EB7961">
        <w:rPr>
          <w:rFonts w:ascii="Arial" w:hAnsi="Arial" w:cs="Arial"/>
        </w:rPr>
        <w:fldChar w:fldCharType="end"/>
      </w:r>
      <w:r>
        <w:rPr>
          <w:rFonts w:ascii="Arial" w:hAnsi="Arial" w:cs="Arial"/>
        </w:rPr>
      </w:r>
      <w:r>
        <w:rPr>
          <w:rFonts w:ascii="Arial" w:hAnsi="Arial" w:cs="Arial"/>
        </w:rPr>
        <w:fldChar w:fldCharType="separate"/>
      </w:r>
      <w:r w:rsidR="00EB7961">
        <w:rPr>
          <w:rFonts w:ascii="Arial" w:hAnsi="Arial" w:cs="Arial"/>
          <w:noProof/>
        </w:rPr>
        <w:t>[35-38]</w:t>
      </w:r>
      <w:r>
        <w:rPr>
          <w:rFonts w:ascii="Arial" w:hAnsi="Arial" w:cs="Arial"/>
        </w:rPr>
        <w:fldChar w:fldCharType="end"/>
      </w:r>
      <w:r w:rsidR="004E3DFB">
        <w:rPr>
          <w:rFonts w:ascii="Arial" w:hAnsi="Arial" w:cs="Arial"/>
        </w:rPr>
        <w:t>.</w:t>
      </w:r>
      <w:r>
        <w:rPr>
          <w:rFonts w:ascii="Arial" w:hAnsi="Arial" w:cs="Arial"/>
        </w:rPr>
        <w:t xml:space="preserve"> Conversely, limiting the use of antibiotics to only UAFI patients with laboratory-confirmed bacterial infections may affect access to proper treatment.</w:t>
      </w:r>
      <w:r w:rsidR="00F457E2">
        <w:rPr>
          <w:rFonts w:ascii="Arial" w:hAnsi="Arial" w:cs="Arial"/>
        </w:rPr>
        <w:t xml:space="preserve"> </w:t>
      </w:r>
      <w:commentRangeStart w:id="222"/>
      <w:r w:rsidR="00856F16">
        <w:rPr>
          <w:rFonts w:ascii="Arial" w:hAnsi="Arial" w:cs="Arial"/>
        </w:rPr>
        <w:t>Although</w:t>
      </w:r>
      <w:commentRangeEnd w:id="222"/>
      <w:r w:rsidR="00090952">
        <w:rPr>
          <w:rStyle w:val="CommentReference"/>
        </w:rPr>
        <w:commentReference w:id="222"/>
      </w:r>
      <w:r w:rsidR="00856F16">
        <w:rPr>
          <w:rFonts w:ascii="Arial" w:hAnsi="Arial" w:cs="Arial"/>
          <w:bCs/>
        </w:rPr>
        <w:t xml:space="preserve"> the</w:t>
      </w:r>
      <w:r w:rsidR="00F457E2">
        <w:rPr>
          <w:rFonts w:ascii="Arial" w:hAnsi="Arial" w:cs="Arial"/>
          <w:bCs/>
        </w:rPr>
        <w:t xml:space="preserve"> Council of State and Territorial </w:t>
      </w:r>
      <w:commentRangeStart w:id="223"/>
      <w:commentRangeStart w:id="224"/>
      <w:r w:rsidR="00F457E2">
        <w:rPr>
          <w:rFonts w:ascii="Arial" w:hAnsi="Arial" w:cs="Arial"/>
          <w:bCs/>
        </w:rPr>
        <w:t>Epidemiologists</w:t>
      </w:r>
      <w:commentRangeEnd w:id="223"/>
      <w:r w:rsidR="00526498">
        <w:rPr>
          <w:rStyle w:val="CommentReference"/>
        </w:rPr>
        <w:commentReference w:id="223"/>
      </w:r>
      <w:commentRangeEnd w:id="224"/>
      <w:r w:rsidR="00526498">
        <w:rPr>
          <w:rStyle w:val="CommentReference"/>
        </w:rPr>
        <w:commentReference w:id="224"/>
      </w:r>
      <w:r w:rsidR="00F457E2">
        <w:rPr>
          <w:rFonts w:ascii="Arial" w:hAnsi="Arial" w:cs="Arial"/>
          <w:bCs/>
        </w:rPr>
        <w:t xml:space="preserve"> (CSTE) </w:t>
      </w:r>
      <w:r w:rsidR="00856F16">
        <w:rPr>
          <w:rFonts w:ascii="Arial" w:hAnsi="Arial" w:cs="Arial"/>
          <w:bCs/>
        </w:rPr>
        <w:t>has developed clinical criteria for leptospirosis surveillance in the U.S. and recommendations for who should be tested</w:t>
      </w:r>
      <w:r w:rsidR="004E3DFB">
        <w:rPr>
          <w:rFonts w:ascii="Arial" w:hAnsi="Arial" w:cs="Arial"/>
          <w:bCs/>
        </w:rPr>
        <w:t xml:space="preserve"> </w:t>
      </w:r>
      <w:r w:rsidR="00856F16" w:rsidRPr="00856F16">
        <w:rPr>
          <w:rFonts w:ascii="Arial" w:hAnsi="Arial" w:cs="Arial"/>
        </w:rPr>
        <w:fldChar w:fldCharType="begin"/>
      </w:r>
      <w:r w:rsidR="00EB7961">
        <w:rPr>
          <w:rFonts w:ascii="Arial" w:hAnsi="Arial" w:cs="Arial"/>
        </w:rPr>
        <w:instrText xml:space="preserve"> ADDIN EN.CITE &lt;EndNote&gt;&lt;Cite ExcludeYear="1"&gt;&lt;Author&gt;(NNDSS)&lt;/Author&gt;&lt;RecNum&gt;5510&lt;/RecNum&gt;&lt;DisplayText&gt;[39]&lt;/DisplayText&gt;&lt;record&gt;&lt;rec-number&gt;5510&lt;/rec-number&gt;&lt;foreign-keys&gt;&lt;key app="EN" db-id="dvpw0092of9z03e5tfq5e29vppreazxpwrt2" timestamp="1680807694"&gt;5510&lt;/key&gt;&lt;/foreign-keys&gt;&lt;ref-type name="Web Page"&gt;12&lt;/ref-type&gt;&lt;contributors&gt;&lt;authors&gt;&lt;author&gt;National Notifiable Disease Surveillance System (NNDSS)&lt;/author&gt;&lt;/authors&gt;&lt;/contributors&gt;&lt;titles&gt;&lt;title&gt;Leptospirosis 2013 Case Definition&lt;/title&gt;&lt;secondary-title&gt;Surveillance Case Definitions&lt;/secondary-title&gt;&lt;/titles&gt;&lt;volume&gt;2023&lt;/volume&gt;&lt;number&gt;04/06/2023&lt;/number&gt;&lt;dates&gt;&lt;/dates&gt;&lt;publisher&gt;Centers for Disease Control&lt;/publisher&gt;&lt;urls&gt;&lt;related-urls&gt;&lt;url&gt;https://ndc.services.cdc.gov/case-definitions/leptospirosis-2013/#print&lt;/url&gt;&lt;/related-urls&gt;&lt;/urls&gt;&lt;/record&gt;&lt;/Cite&gt;&lt;/EndNote&gt;</w:instrText>
      </w:r>
      <w:r w:rsidR="00856F16" w:rsidRPr="00856F16">
        <w:rPr>
          <w:rFonts w:ascii="Arial" w:hAnsi="Arial" w:cs="Arial"/>
        </w:rPr>
        <w:fldChar w:fldCharType="separate"/>
      </w:r>
      <w:r w:rsidR="00EB7961">
        <w:rPr>
          <w:rFonts w:ascii="Arial" w:hAnsi="Arial" w:cs="Arial"/>
          <w:noProof/>
        </w:rPr>
        <w:t>[39]</w:t>
      </w:r>
      <w:r w:rsidR="00856F16" w:rsidRPr="00856F16">
        <w:rPr>
          <w:rFonts w:ascii="Arial" w:hAnsi="Arial" w:cs="Arial"/>
        </w:rPr>
        <w:fldChar w:fldCharType="end"/>
      </w:r>
      <w:r w:rsidR="004E3DFB">
        <w:rPr>
          <w:rFonts w:ascii="Arial" w:hAnsi="Arial" w:cs="Arial"/>
        </w:rPr>
        <w:t>,</w:t>
      </w:r>
      <w:r w:rsidR="00856F16" w:rsidRPr="00856F16">
        <w:rPr>
          <w:rFonts w:ascii="Arial" w:hAnsi="Arial" w:cs="Arial"/>
        </w:rPr>
        <w:t xml:space="preserve"> </w:t>
      </w:r>
      <w:r w:rsidR="00F457E2" w:rsidRPr="00856F16">
        <w:rPr>
          <w:rFonts w:ascii="Arial" w:hAnsi="Arial" w:cs="Arial"/>
          <w:bCs/>
        </w:rPr>
        <w:t>implementation</w:t>
      </w:r>
      <w:r w:rsidR="00F457E2">
        <w:rPr>
          <w:rFonts w:ascii="Arial" w:hAnsi="Arial" w:cs="Arial"/>
          <w:bCs/>
        </w:rPr>
        <w:t xml:space="preserve"> varies and cases are missed. In our ED surveillance data, </w:t>
      </w:r>
      <w:r w:rsidR="005F51D7">
        <w:rPr>
          <w:rFonts w:ascii="Arial" w:hAnsi="Arial" w:cs="Arial"/>
          <w:bCs/>
        </w:rPr>
        <w:t xml:space="preserve">despite </w:t>
      </w:r>
      <w:proofErr w:type="gramStart"/>
      <w:r w:rsidR="005F51D7">
        <w:rPr>
          <w:rFonts w:ascii="Arial" w:hAnsi="Arial" w:cs="Arial"/>
          <w:bCs/>
        </w:rPr>
        <w:t>a large number of</w:t>
      </w:r>
      <w:proofErr w:type="gramEnd"/>
      <w:r w:rsidR="005F51D7">
        <w:rPr>
          <w:rFonts w:ascii="Arial" w:hAnsi="Arial" w:cs="Arial"/>
          <w:bCs/>
        </w:rPr>
        <w:t xml:space="preserve"> UAFI patients meeting eligibility criteria for leptospirosis testing, </w:t>
      </w:r>
      <w:r w:rsidR="00F457E2">
        <w:rPr>
          <w:rFonts w:ascii="Arial" w:hAnsi="Arial" w:cs="Arial"/>
          <w:bCs/>
        </w:rPr>
        <w:t xml:space="preserve">only 6% of </w:t>
      </w:r>
      <w:r w:rsidR="005F51D7">
        <w:rPr>
          <w:rFonts w:ascii="Arial" w:hAnsi="Arial" w:cs="Arial"/>
          <w:bCs/>
        </w:rPr>
        <w:t xml:space="preserve">leptospirosis </w:t>
      </w:r>
      <w:r w:rsidR="00F457E2">
        <w:rPr>
          <w:rFonts w:ascii="Arial" w:hAnsi="Arial" w:cs="Arial"/>
          <w:bCs/>
        </w:rPr>
        <w:t>cases detected by our standardized diagnostic testing had a routine leptospirosis test ordered.</w:t>
      </w:r>
      <w:r>
        <w:rPr>
          <w:rFonts w:ascii="Arial" w:hAnsi="Arial" w:cs="Arial"/>
        </w:rPr>
        <w:t xml:space="preserve"> The </w:t>
      </w:r>
      <w:r w:rsidRPr="00610262">
        <w:rPr>
          <w:rFonts w:ascii="Arial" w:hAnsi="Arial" w:cs="Arial"/>
          <w:i/>
          <w:iCs/>
        </w:rPr>
        <w:t>Objective of this Aim</w:t>
      </w:r>
      <w:r>
        <w:rPr>
          <w:rFonts w:ascii="Arial" w:hAnsi="Arial" w:cs="Arial"/>
        </w:rPr>
        <w:t xml:space="preserve"> is to provide a comprehensive view </w:t>
      </w:r>
      <w:r w:rsidRPr="00C6235B">
        <w:rPr>
          <w:rFonts w:ascii="Arial" w:hAnsi="Arial" w:cs="Arial"/>
        </w:rPr>
        <w:t xml:space="preserve">of </w:t>
      </w:r>
      <w:r>
        <w:rPr>
          <w:rFonts w:ascii="Arial" w:hAnsi="Arial" w:cs="Arial"/>
        </w:rPr>
        <w:t xml:space="preserve">the current practices </w:t>
      </w:r>
      <w:r w:rsidR="00060FBF">
        <w:rPr>
          <w:rFonts w:ascii="Arial" w:hAnsi="Arial" w:cs="Arial"/>
        </w:rPr>
        <w:t xml:space="preserve">regarding </w:t>
      </w:r>
      <w:r w:rsidR="00E05EA5">
        <w:rPr>
          <w:rFonts w:ascii="Arial" w:hAnsi="Arial" w:cs="Arial"/>
        </w:rPr>
        <w:t>laboratory test utilization</w:t>
      </w:r>
      <w:r w:rsidR="00856F16">
        <w:rPr>
          <w:rFonts w:ascii="Arial" w:hAnsi="Arial" w:cs="Arial"/>
        </w:rPr>
        <w:t xml:space="preserve"> for UAFI patients</w:t>
      </w:r>
      <w:r w:rsidR="005F51D7">
        <w:rPr>
          <w:rFonts w:ascii="Arial" w:hAnsi="Arial" w:cs="Arial"/>
        </w:rPr>
        <w:t xml:space="preserve"> and to provide </w:t>
      </w:r>
      <w:r w:rsidR="000E0396">
        <w:rPr>
          <w:rFonts w:ascii="Arial" w:hAnsi="Arial" w:cs="Arial"/>
        </w:rPr>
        <w:t>re</w:t>
      </w:r>
      <w:r w:rsidR="005F51D7">
        <w:rPr>
          <w:rFonts w:ascii="Arial" w:hAnsi="Arial" w:cs="Arial"/>
        </w:rPr>
        <w:t>commendations for improved leptospirosis case detection</w:t>
      </w:r>
      <w:r>
        <w:rPr>
          <w:rFonts w:ascii="Arial" w:hAnsi="Arial" w:cs="Arial"/>
        </w:rPr>
        <w:t xml:space="preserve">. </w:t>
      </w:r>
      <w:r w:rsidRPr="0099505F">
        <w:rPr>
          <w:rFonts w:ascii="Arial" w:hAnsi="Arial" w:cs="Arial"/>
        </w:rPr>
        <w:t xml:space="preserve">We generally </w:t>
      </w:r>
      <w:r w:rsidRPr="0099505F">
        <w:rPr>
          <w:rFonts w:ascii="Arial" w:hAnsi="Arial" w:cs="Arial"/>
          <w:i/>
          <w:iCs/>
        </w:rPr>
        <w:t>hypothesize</w:t>
      </w:r>
      <w:r w:rsidRPr="0099505F">
        <w:rPr>
          <w:rFonts w:ascii="Arial" w:hAnsi="Arial" w:cs="Arial"/>
        </w:rPr>
        <w:t xml:space="preserve"> </w:t>
      </w:r>
      <w:bookmarkStart w:id="225" w:name="_Hlk137322229"/>
      <w:r w:rsidRPr="0099505F">
        <w:rPr>
          <w:rFonts w:ascii="Arial" w:hAnsi="Arial" w:cs="Arial"/>
        </w:rPr>
        <w:t xml:space="preserve">that routine </w:t>
      </w:r>
      <w:r w:rsidR="0099505F" w:rsidRPr="0099505F">
        <w:rPr>
          <w:rFonts w:ascii="Arial" w:hAnsi="Arial" w:cs="Arial"/>
        </w:rPr>
        <w:t xml:space="preserve">laboratory </w:t>
      </w:r>
      <w:r w:rsidRPr="0099505F">
        <w:rPr>
          <w:rFonts w:ascii="Arial" w:hAnsi="Arial" w:cs="Arial"/>
        </w:rPr>
        <w:t>diagnostic</w:t>
      </w:r>
      <w:r w:rsidR="0099505F" w:rsidRPr="0099505F">
        <w:rPr>
          <w:rFonts w:ascii="Arial" w:hAnsi="Arial" w:cs="Arial"/>
        </w:rPr>
        <w:t>s for tropical diseases</w:t>
      </w:r>
      <w:r w:rsidRPr="0099505F">
        <w:rPr>
          <w:rFonts w:ascii="Arial" w:hAnsi="Arial" w:cs="Arial"/>
        </w:rPr>
        <w:t xml:space="preserve"> </w:t>
      </w:r>
      <w:r w:rsidR="0099505F" w:rsidRPr="0099505F">
        <w:rPr>
          <w:rFonts w:ascii="Arial" w:hAnsi="Arial" w:cs="Arial"/>
        </w:rPr>
        <w:t>are underutilized and practices are influenced by patient and local factors</w:t>
      </w:r>
      <w:bookmarkEnd w:id="225"/>
      <w:r w:rsidRPr="001A635C">
        <w:rPr>
          <w:rFonts w:ascii="Arial" w:hAnsi="Arial" w:cs="Arial"/>
        </w:rPr>
        <w:t>.</w:t>
      </w:r>
      <w:r>
        <w:rPr>
          <w:rFonts w:ascii="Arial" w:hAnsi="Arial" w:cs="Arial"/>
        </w:rPr>
        <w:t xml:space="preserve"> Through </w:t>
      </w:r>
      <w:r w:rsidR="00060FBF">
        <w:rPr>
          <w:rFonts w:ascii="Arial" w:hAnsi="Arial" w:cs="Arial"/>
        </w:rPr>
        <w:t xml:space="preserve">our </w:t>
      </w:r>
      <w:r>
        <w:rPr>
          <w:rFonts w:ascii="Arial" w:hAnsi="Arial" w:cs="Arial"/>
        </w:rPr>
        <w:t>analys</w:t>
      </w:r>
      <w:r w:rsidR="00060FBF">
        <w:rPr>
          <w:rFonts w:ascii="Arial" w:hAnsi="Arial" w:cs="Arial"/>
        </w:rPr>
        <w:t>e</w:t>
      </w:r>
      <w:r>
        <w:rPr>
          <w:rFonts w:ascii="Arial" w:hAnsi="Arial" w:cs="Arial"/>
        </w:rPr>
        <w:t>s</w:t>
      </w:r>
      <w:r w:rsidR="00060FBF">
        <w:rPr>
          <w:rFonts w:ascii="Arial" w:hAnsi="Arial" w:cs="Arial"/>
        </w:rPr>
        <w:t xml:space="preserve">, </w:t>
      </w:r>
      <w:r w:rsidRPr="009E0120">
        <w:rPr>
          <w:rFonts w:ascii="Arial" w:hAnsi="Arial" w:cs="Arial"/>
          <w:i/>
          <w:iCs/>
        </w:rPr>
        <w:t>we expect</w:t>
      </w:r>
      <w:r>
        <w:rPr>
          <w:rFonts w:ascii="Arial" w:hAnsi="Arial" w:cs="Arial"/>
        </w:rPr>
        <w:t xml:space="preserve"> to obtain knowledge of the </w:t>
      </w:r>
      <w:r w:rsidR="00060FBF">
        <w:rPr>
          <w:rFonts w:ascii="Arial" w:hAnsi="Arial" w:cs="Arial"/>
        </w:rPr>
        <w:t xml:space="preserve">factors </w:t>
      </w:r>
      <w:r w:rsidR="00186428">
        <w:rPr>
          <w:rFonts w:ascii="Arial" w:hAnsi="Arial" w:cs="Arial"/>
        </w:rPr>
        <w:t xml:space="preserve">influencing provider’s choices and their impact on </w:t>
      </w:r>
      <w:r>
        <w:rPr>
          <w:rFonts w:ascii="Arial" w:hAnsi="Arial" w:cs="Arial"/>
        </w:rPr>
        <w:t>illness progression</w:t>
      </w:r>
      <w:r w:rsidR="00186428">
        <w:rPr>
          <w:rFonts w:ascii="Arial" w:hAnsi="Arial" w:cs="Arial"/>
        </w:rPr>
        <w:t xml:space="preserve"> and outcomes</w:t>
      </w:r>
      <w:r w:rsidR="00851141">
        <w:rPr>
          <w:rFonts w:ascii="Arial" w:hAnsi="Arial" w:cs="Arial"/>
        </w:rPr>
        <w:t>.</w:t>
      </w:r>
      <w:r>
        <w:rPr>
          <w:rFonts w:ascii="Arial" w:hAnsi="Arial" w:cs="Arial"/>
        </w:rPr>
        <w:t xml:space="preserve"> </w:t>
      </w:r>
      <w:r w:rsidR="00C977C0">
        <w:rPr>
          <w:rFonts w:ascii="Arial" w:hAnsi="Arial" w:cs="Arial"/>
        </w:rPr>
        <w:t>Additionally, a</w:t>
      </w:r>
      <w:r w:rsidR="000D040C">
        <w:rPr>
          <w:rFonts w:ascii="Arial" w:hAnsi="Arial" w:cs="Arial"/>
        </w:rPr>
        <w:t xml:space="preserve"> better understanding of leptospirosis</w:t>
      </w:r>
      <w:r w:rsidR="00856F16">
        <w:rPr>
          <w:rFonts w:ascii="Arial" w:hAnsi="Arial" w:cs="Arial"/>
        </w:rPr>
        <w:t xml:space="preserve"> clinical </w:t>
      </w:r>
      <w:r w:rsidR="000D040C">
        <w:rPr>
          <w:rFonts w:ascii="Arial" w:hAnsi="Arial" w:cs="Arial"/>
        </w:rPr>
        <w:t>predictors can help with</w:t>
      </w:r>
      <w:r w:rsidR="0099505F">
        <w:rPr>
          <w:rFonts w:ascii="Arial" w:hAnsi="Arial" w:cs="Arial"/>
        </w:rPr>
        <w:t xml:space="preserve"> uptake</w:t>
      </w:r>
      <w:r w:rsidR="001508FD">
        <w:rPr>
          <w:rFonts w:ascii="Arial" w:hAnsi="Arial" w:cs="Arial"/>
        </w:rPr>
        <w:t xml:space="preserve"> of improved </w:t>
      </w:r>
      <w:r w:rsidR="00856F16">
        <w:rPr>
          <w:rFonts w:ascii="Arial" w:hAnsi="Arial" w:cs="Arial"/>
        </w:rPr>
        <w:t xml:space="preserve">clinical criteria </w:t>
      </w:r>
      <w:r w:rsidR="001508FD">
        <w:rPr>
          <w:rFonts w:ascii="Arial" w:hAnsi="Arial" w:cs="Arial"/>
        </w:rPr>
        <w:t>and more accessible diagnostic services.</w:t>
      </w:r>
      <w:r>
        <w:rPr>
          <w:rFonts w:ascii="Arial" w:hAnsi="Arial" w:cs="Arial"/>
        </w:rPr>
        <w:t xml:space="preserve">  </w:t>
      </w:r>
    </w:p>
    <w:p w14:paraId="2AB33E3E" w14:textId="6CCDC812" w:rsidR="00BC54C7" w:rsidRDefault="001D56A3" w:rsidP="001D56A3">
      <w:pPr>
        <w:spacing w:after="0" w:line="240" w:lineRule="auto"/>
        <w:rPr>
          <w:rFonts w:ascii="Arial" w:hAnsi="Arial" w:cs="Arial"/>
        </w:rPr>
      </w:pPr>
      <w:r>
        <w:rPr>
          <w:rFonts w:ascii="Arial" w:hAnsi="Arial" w:cs="Arial"/>
          <w:b/>
          <w:u w:val="single"/>
        </w:rPr>
        <w:lastRenderedPageBreak/>
        <w:t xml:space="preserve">Data available and </w:t>
      </w:r>
      <w:r w:rsidRPr="007133D5">
        <w:rPr>
          <w:rFonts w:ascii="Arial" w:hAnsi="Arial" w:cs="Arial"/>
          <w:b/>
          <w:u w:val="single"/>
        </w:rPr>
        <w:t>approach</w:t>
      </w:r>
      <w:r w:rsidRPr="00CB0785">
        <w:rPr>
          <w:rFonts w:ascii="Arial" w:hAnsi="Arial" w:cs="Arial"/>
          <w:u w:val="single"/>
        </w:rPr>
        <w:t>:</w:t>
      </w:r>
      <w:r w:rsidRPr="00CB0785">
        <w:rPr>
          <w:rFonts w:ascii="Arial" w:hAnsi="Arial" w:cs="Arial"/>
        </w:rPr>
        <w:t xml:space="preserve"> </w:t>
      </w:r>
      <w:r>
        <w:rPr>
          <w:rFonts w:ascii="Arial" w:hAnsi="Arial" w:cs="Arial"/>
        </w:rPr>
        <w:t xml:space="preserve">We will use our existing </w:t>
      </w:r>
      <w:r w:rsidR="00856F16">
        <w:rPr>
          <w:rFonts w:ascii="Arial" w:hAnsi="Arial" w:cs="Arial"/>
        </w:rPr>
        <w:t xml:space="preserve">ED active </w:t>
      </w:r>
      <w:r>
        <w:rPr>
          <w:rFonts w:ascii="Arial" w:hAnsi="Arial" w:cs="Arial"/>
        </w:rPr>
        <w:t xml:space="preserve">surveillance project data to obtain relevant outcomes and predictor sets which represent routine care practices. </w:t>
      </w:r>
      <w:r w:rsidR="00186428">
        <w:rPr>
          <w:rFonts w:ascii="Arial" w:hAnsi="Arial" w:cs="Arial"/>
        </w:rPr>
        <w:t xml:space="preserve">For leptospirosis specifically, standardized project-related testing of the surveillance patients (Figure 1) was tracked separately from any routine test ordering </w:t>
      </w:r>
      <w:r w:rsidR="00856F16">
        <w:rPr>
          <w:rFonts w:ascii="Arial" w:hAnsi="Arial" w:cs="Arial"/>
        </w:rPr>
        <w:t>and</w:t>
      </w:r>
      <w:r w:rsidR="00186428">
        <w:rPr>
          <w:rFonts w:ascii="Arial" w:hAnsi="Arial" w:cs="Arial"/>
        </w:rPr>
        <w:t xml:space="preserve"> diagnosis entered in the EMR by the clinician. </w:t>
      </w:r>
      <w:r>
        <w:rPr>
          <w:rFonts w:ascii="Arial" w:hAnsi="Arial" w:cs="Arial"/>
        </w:rPr>
        <w:t xml:space="preserve">We have access to </w:t>
      </w:r>
      <w:r w:rsidR="00E05EA5">
        <w:rPr>
          <w:rFonts w:ascii="Arial" w:hAnsi="Arial" w:cs="Arial"/>
        </w:rPr>
        <w:t xml:space="preserve">detailed </w:t>
      </w:r>
      <w:r>
        <w:rPr>
          <w:rFonts w:ascii="Arial" w:hAnsi="Arial" w:cs="Arial"/>
        </w:rPr>
        <w:t xml:space="preserve">EMR and patient </w:t>
      </w:r>
      <w:r w:rsidR="00950739">
        <w:rPr>
          <w:rFonts w:ascii="Arial" w:hAnsi="Arial" w:cs="Arial"/>
        </w:rPr>
        <w:t xml:space="preserve">interview </w:t>
      </w:r>
      <w:r>
        <w:rPr>
          <w:rFonts w:ascii="Arial" w:hAnsi="Arial" w:cs="Arial"/>
        </w:rPr>
        <w:t>data from 4</w:t>
      </w:r>
      <w:r w:rsidR="00856F16">
        <w:rPr>
          <w:rFonts w:ascii="Arial" w:hAnsi="Arial" w:cs="Arial"/>
        </w:rPr>
        <w:t>19</w:t>
      </w:r>
      <w:r>
        <w:rPr>
          <w:rFonts w:ascii="Arial" w:hAnsi="Arial" w:cs="Arial"/>
        </w:rPr>
        <w:t xml:space="preserve"> patients</w:t>
      </w:r>
      <w:r w:rsidR="00950739">
        <w:rPr>
          <w:rFonts w:ascii="Arial" w:hAnsi="Arial" w:cs="Arial"/>
        </w:rPr>
        <w:t xml:space="preserve"> enrolled at their ED visit, as well as convalescent patient interview.</w:t>
      </w:r>
      <w:r w:rsidR="00E05EA5">
        <w:rPr>
          <w:rFonts w:ascii="Arial" w:hAnsi="Arial" w:cs="Arial"/>
        </w:rPr>
        <w:t xml:space="preserve"> </w:t>
      </w:r>
      <w:r>
        <w:rPr>
          <w:rFonts w:ascii="Arial" w:hAnsi="Arial" w:cs="Arial"/>
        </w:rPr>
        <w:t xml:space="preserve">Data collected included </w:t>
      </w:r>
      <w:r w:rsidRPr="00CB0785">
        <w:rPr>
          <w:rFonts w:ascii="Arial" w:hAnsi="Arial" w:cs="Arial"/>
        </w:rPr>
        <w:t xml:space="preserve">socio-demographic </w:t>
      </w:r>
      <w:r>
        <w:rPr>
          <w:rFonts w:ascii="Arial" w:hAnsi="Arial" w:cs="Arial"/>
        </w:rPr>
        <w:t>(</w:t>
      </w:r>
      <w:r w:rsidRPr="00CB0785">
        <w:rPr>
          <w:rFonts w:ascii="Arial" w:hAnsi="Arial" w:cs="Arial"/>
        </w:rPr>
        <w:t xml:space="preserve">sex, age, </w:t>
      </w:r>
      <w:r>
        <w:rPr>
          <w:rFonts w:ascii="Arial" w:hAnsi="Arial" w:cs="Arial"/>
        </w:rPr>
        <w:t>occupation</w:t>
      </w:r>
      <w:r w:rsidRPr="000927F9">
        <w:rPr>
          <w:rFonts w:ascii="Arial" w:hAnsi="Arial" w:cs="Arial"/>
        </w:rPr>
        <w:t>, exposure history</w:t>
      </w:r>
      <w:r>
        <w:rPr>
          <w:rFonts w:ascii="Arial" w:hAnsi="Arial" w:cs="Arial"/>
        </w:rPr>
        <w:t>)</w:t>
      </w:r>
      <w:r w:rsidRPr="000927F9">
        <w:rPr>
          <w:rFonts w:ascii="Arial" w:hAnsi="Arial" w:cs="Arial"/>
        </w:rPr>
        <w:t>, clinical</w:t>
      </w:r>
      <w:r>
        <w:rPr>
          <w:rFonts w:ascii="Arial" w:hAnsi="Arial" w:cs="Arial"/>
        </w:rPr>
        <w:t xml:space="preserve"> (symptoms</w:t>
      </w:r>
      <w:r w:rsidRPr="000927F9">
        <w:rPr>
          <w:rFonts w:ascii="Arial" w:hAnsi="Arial" w:cs="Arial"/>
        </w:rPr>
        <w:t xml:space="preserve">, </w:t>
      </w:r>
      <w:r>
        <w:rPr>
          <w:rFonts w:ascii="Arial" w:hAnsi="Arial" w:cs="Arial"/>
        </w:rPr>
        <w:t xml:space="preserve">onset, diagnosis at initial ED exam, </w:t>
      </w:r>
      <w:r w:rsidR="00E05EA5">
        <w:rPr>
          <w:rFonts w:ascii="Arial" w:hAnsi="Arial" w:cs="Arial"/>
        </w:rPr>
        <w:t xml:space="preserve">routine </w:t>
      </w:r>
      <w:r>
        <w:rPr>
          <w:rFonts w:ascii="Arial" w:hAnsi="Arial" w:cs="Arial"/>
        </w:rPr>
        <w:t xml:space="preserve">laboratory and diagnostic laboratory tests ordered and results, treatment, final disposition at the ED), and illness </w:t>
      </w:r>
      <w:r w:rsidR="000E4433">
        <w:rPr>
          <w:rFonts w:ascii="Arial" w:hAnsi="Arial" w:cs="Arial"/>
        </w:rPr>
        <w:t>evolution and r</w:t>
      </w:r>
      <w:r>
        <w:rPr>
          <w:rFonts w:ascii="Arial" w:hAnsi="Arial" w:cs="Arial"/>
        </w:rPr>
        <w:t xml:space="preserve">ecovery (post ED visit status). </w:t>
      </w:r>
    </w:p>
    <w:p w14:paraId="3B7764F0" w14:textId="6E3C48CF" w:rsidR="001D56A3" w:rsidRDefault="001D56A3" w:rsidP="001D56A3">
      <w:pPr>
        <w:spacing w:after="0" w:line="240" w:lineRule="auto"/>
        <w:rPr>
          <w:rFonts w:ascii="Arial" w:hAnsi="Arial" w:cs="Arial"/>
        </w:rPr>
      </w:pPr>
      <w:r w:rsidRPr="00A02BE0">
        <w:rPr>
          <w:rFonts w:ascii="Arial" w:hAnsi="Arial" w:cs="Arial"/>
          <w:u w:val="single"/>
        </w:rPr>
        <w:t>Data quality</w:t>
      </w:r>
      <w:r>
        <w:rPr>
          <w:rFonts w:ascii="Arial" w:hAnsi="Arial" w:cs="Arial"/>
          <w:u w:val="single"/>
        </w:rPr>
        <w:t xml:space="preserve"> and management</w:t>
      </w:r>
      <w:r>
        <w:rPr>
          <w:rFonts w:ascii="Arial" w:hAnsi="Arial" w:cs="Arial"/>
        </w:rPr>
        <w:t>: All processes were performed using SOPs and standardized data collections forms</w:t>
      </w:r>
      <w:r w:rsidR="00837B34">
        <w:rPr>
          <w:rFonts w:ascii="Arial" w:hAnsi="Arial" w:cs="Arial"/>
        </w:rPr>
        <w:t xml:space="preserve"> by trained personnel</w:t>
      </w:r>
      <w:r>
        <w:rPr>
          <w:rFonts w:ascii="Arial" w:hAnsi="Arial" w:cs="Arial"/>
        </w:rPr>
        <w:t>. Th</w:t>
      </w:r>
      <w:r w:rsidR="000D040C">
        <w:rPr>
          <w:rFonts w:ascii="Arial" w:hAnsi="Arial" w:cs="Arial"/>
        </w:rPr>
        <w:t>is project’s</w:t>
      </w:r>
      <w:r>
        <w:rPr>
          <w:rFonts w:ascii="Arial" w:hAnsi="Arial" w:cs="Arial"/>
        </w:rPr>
        <w:t xml:space="preserve"> study</w:t>
      </w:r>
      <w:r w:rsidRPr="00CB0785">
        <w:rPr>
          <w:rFonts w:ascii="Arial" w:hAnsi="Arial" w:cs="Arial"/>
        </w:rPr>
        <w:t xml:space="preserve"> protocol </w:t>
      </w:r>
      <w:del w:id="226" w:author="Claudia A Munoz-Zanzi" w:date="2024-03-07T12:55:00Z">
        <w:r w:rsidDel="006F40C8">
          <w:rPr>
            <w:rFonts w:ascii="Arial" w:hAnsi="Arial" w:cs="Arial"/>
          </w:rPr>
          <w:delText xml:space="preserve">for secondary data analysis </w:delText>
        </w:r>
      </w:del>
      <w:r w:rsidRPr="00CB0785">
        <w:rPr>
          <w:rFonts w:ascii="Arial" w:hAnsi="Arial" w:cs="Arial"/>
        </w:rPr>
        <w:t>will be approved by the University of Minnesota</w:t>
      </w:r>
      <w:r>
        <w:rPr>
          <w:rFonts w:ascii="Arial" w:hAnsi="Arial" w:cs="Arial"/>
        </w:rPr>
        <w:t>’s IRB</w:t>
      </w:r>
      <w:r w:rsidRPr="00CB0785">
        <w:rPr>
          <w:rFonts w:ascii="Arial" w:hAnsi="Arial" w:cs="Arial"/>
        </w:rPr>
        <w:t xml:space="preserve">. </w:t>
      </w:r>
    </w:p>
    <w:p w14:paraId="2A413678" w14:textId="77777777" w:rsidR="00C76FDD" w:rsidRDefault="00C76FDD" w:rsidP="001D56A3">
      <w:pPr>
        <w:spacing w:after="0" w:line="240" w:lineRule="auto"/>
        <w:rPr>
          <w:rFonts w:ascii="Arial" w:hAnsi="Arial" w:cs="Arial"/>
        </w:rPr>
      </w:pPr>
    </w:p>
    <w:p w14:paraId="24CF68B3" w14:textId="1A13C339" w:rsidR="00C76FDD" w:rsidRPr="00EC58D0" w:rsidRDefault="00C76FDD" w:rsidP="001D56A3">
      <w:pPr>
        <w:spacing w:after="0" w:line="240" w:lineRule="auto"/>
        <w:rPr>
          <w:rFonts w:ascii="Arial" w:hAnsi="Arial" w:cs="Arial"/>
          <w:b/>
          <w:bCs/>
          <w:i/>
          <w:iCs/>
        </w:rPr>
      </w:pPr>
      <w:r w:rsidRPr="00EC58D0">
        <w:rPr>
          <w:rFonts w:ascii="Arial" w:hAnsi="Arial" w:cs="Arial"/>
          <w:b/>
          <w:bCs/>
          <w:i/>
          <w:iCs/>
        </w:rPr>
        <w:t>Study #</w:t>
      </w:r>
      <w:r w:rsidR="001D56A3" w:rsidRPr="00EC58D0">
        <w:rPr>
          <w:rFonts w:ascii="Arial" w:hAnsi="Arial" w:cs="Arial"/>
          <w:b/>
          <w:bCs/>
          <w:i/>
          <w:iCs/>
        </w:rPr>
        <w:t xml:space="preserve">1. </w:t>
      </w:r>
      <w:commentRangeStart w:id="227"/>
      <w:r w:rsidR="00246347">
        <w:rPr>
          <w:rFonts w:ascii="Arial" w:hAnsi="Arial" w:cs="Arial"/>
          <w:b/>
          <w:bCs/>
          <w:i/>
          <w:iCs/>
        </w:rPr>
        <w:t>Patterns</w:t>
      </w:r>
      <w:commentRangeEnd w:id="227"/>
      <w:r w:rsidR="006F40C8">
        <w:rPr>
          <w:rStyle w:val="CommentReference"/>
        </w:rPr>
        <w:commentReference w:id="227"/>
      </w:r>
      <w:r w:rsidR="00246347">
        <w:rPr>
          <w:rFonts w:ascii="Arial" w:hAnsi="Arial" w:cs="Arial"/>
          <w:b/>
          <w:bCs/>
          <w:i/>
          <w:iCs/>
        </w:rPr>
        <w:t xml:space="preserve"> </w:t>
      </w:r>
      <w:r w:rsidR="001D56A3" w:rsidRPr="00EC58D0">
        <w:rPr>
          <w:rFonts w:ascii="Arial" w:hAnsi="Arial" w:cs="Arial"/>
          <w:b/>
          <w:bCs/>
          <w:i/>
          <w:iCs/>
        </w:rPr>
        <w:t xml:space="preserve">of </w:t>
      </w:r>
      <w:r w:rsidR="003A08E5" w:rsidRPr="00EC58D0">
        <w:rPr>
          <w:rFonts w:ascii="Arial" w:hAnsi="Arial" w:cs="Arial"/>
          <w:b/>
          <w:bCs/>
          <w:i/>
          <w:iCs/>
        </w:rPr>
        <w:t xml:space="preserve">infectious disease </w:t>
      </w:r>
      <w:r w:rsidR="001D56A3" w:rsidRPr="00EC58D0">
        <w:rPr>
          <w:rFonts w:ascii="Arial" w:hAnsi="Arial" w:cs="Arial"/>
          <w:b/>
          <w:bCs/>
          <w:i/>
          <w:iCs/>
        </w:rPr>
        <w:t>laboratory diagnostic testing u</w:t>
      </w:r>
      <w:r w:rsidR="003A08E5" w:rsidRPr="00EC58D0">
        <w:rPr>
          <w:rFonts w:ascii="Arial" w:hAnsi="Arial" w:cs="Arial"/>
          <w:b/>
          <w:bCs/>
          <w:i/>
          <w:iCs/>
        </w:rPr>
        <w:t>tilization</w:t>
      </w:r>
      <w:r w:rsidR="001D56A3" w:rsidRPr="00EC58D0">
        <w:rPr>
          <w:rFonts w:ascii="Arial" w:hAnsi="Arial" w:cs="Arial"/>
          <w:b/>
          <w:bCs/>
          <w:i/>
          <w:iCs/>
        </w:rPr>
        <w:t xml:space="preserve"> by providers. </w:t>
      </w:r>
    </w:p>
    <w:p w14:paraId="6E681A9C" w14:textId="4A66239E" w:rsidR="001D56A3" w:rsidRPr="004E3DFB" w:rsidRDefault="00856F16" w:rsidP="001D56A3">
      <w:pPr>
        <w:spacing w:after="0" w:line="240" w:lineRule="auto"/>
        <w:rPr>
          <w:rFonts w:ascii="Arial" w:hAnsi="Arial" w:cs="Arial"/>
        </w:rPr>
      </w:pPr>
      <w:r>
        <w:rPr>
          <w:rFonts w:ascii="Arial" w:hAnsi="Arial" w:cs="Arial"/>
        </w:rPr>
        <w:t>From our data, 84% percent of the patients received at least one diagnostic laboratory test. The majority were for influenza (72%), mycoplasma (43%), or COVID-19 (38%). Leptospirosis testing and other tests (dengue, Chikungunya, Zika, hepatitis) were ordered for 3-5% of patients. We will analyze the tests ordered by providers and determine the patient (i.e., onset, age, sex, chief complains, severity, history), seasonal (time of the year, weather events), location (urban or rural, closeness to hospital) factors that are associated with the</w:t>
      </w:r>
      <w:r w:rsidR="00246347">
        <w:rPr>
          <w:rFonts w:ascii="Arial" w:hAnsi="Arial" w:cs="Arial"/>
        </w:rPr>
        <w:t xml:space="preserve"> laboratory testing orders</w:t>
      </w:r>
      <w:r>
        <w:rPr>
          <w:rFonts w:ascii="Arial" w:hAnsi="Arial" w:cs="Arial"/>
        </w:rPr>
        <w:t xml:space="preserve">. To identify the combination of patient, seasonal, and location factors that best explain routine diagnostic ordering practices, we will use </w:t>
      </w:r>
      <w:ins w:id="228" w:author="Claudia A Munoz-Zanzi" w:date="2024-03-07T13:13:00Z">
        <w:r w:rsidR="00B14FE2">
          <w:rPr>
            <w:rFonts w:ascii="Arial" w:hAnsi="Arial" w:cs="Arial"/>
          </w:rPr>
          <w:t xml:space="preserve">Bayesian model </w:t>
        </w:r>
      </w:ins>
      <w:ins w:id="229" w:author="Claudia A Munoz-Zanzi" w:date="2024-03-07T13:14:00Z">
        <w:r w:rsidR="00B14FE2">
          <w:rPr>
            <w:rFonts w:ascii="Arial" w:hAnsi="Arial" w:cs="Arial"/>
          </w:rPr>
          <w:t xml:space="preserve">averaging </w:t>
        </w:r>
        <w:del w:id="230" w:author="Caitlin Ward" w:date="2024-03-12T12:34:00Z">
          <w:r w:rsidR="00B14FE2" w:rsidDel="00654CBD">
            <w:rPr>
              <w:rFonts w:ascii="Arial" w:hAnsi="Arial" w:cs="Arial"/>
            </w:rPr>
            <w:delText>with</w:delText>
          </w:r>
        </w:del>
      </w:ins>
      <w:ins w:id="231" w:author="Caitlin Ward" w:date="2024-03-12T12:34:00Z">
        <w:r w:rsidR="00654CBD">
          <w:rPr>
            <w:rFonts w:ascii="Arial" w:hAnsi="Arial" w:cs="Arial"/>
          </w:rPr>
          <w:t>to incorporate</w:t>
        </w:r>
      </w:ins>
      <w:ins w:id="232" w:author="Claudia A Munoz-Zanzi" w:date="2024-03-07T13:14:00Z">
        <w:r w:rsidR="00B14FE2">
          <w:rPr>
            <w:rFonts w:ascii="Arial" w:hAnsi="Arial" w:cs="Arial"/>
          </w:rPr>
          <w:t xml:space="preserve"> prior</w:t>
        </w:r>
      </w:ins>
      <w:ins w:id="233" w:author="Claudia A Munoz-Zanzi" w:date="2024-03-07T13:15:00Z">
        <w:r w:rsidR="00B14FE2">
          <w:rPr>
            <w:rFonts w:ascii="Arial" w:hAnsi="Arial" w:cs="Arial"/>
          </w:rPr>
          <w:t xml:space="preserve">s on </w:t>
        </w:r>
      </w:ins>
      <w:ins w:id="234" w:author="Caitlin Ward" w:date="2024-03-12T12:34:00Z">
        <w:r w:rsidR="00654CBD">
          <w:rPr>
            <w:rFonts w:ascii="Arial" w:hAnsi="Arial" w:cs="Arial"/>
          </w:rPr>
          <w:t xml:space="preserve">the </w:t>
        </w:r>
      </w:ins>
      <w:ins w:id="235" w:author="Claudia A Munoz-Zanzi" w:date="2024-03-07T13:15:00Z">
        <w:r w:rsidR="00B14FE2">
          <w:rPr>
            <w:rFonts w:ascii="Arial" w:hAnsi="Arial" w:cs="Arial"/>
          </w:rPr>
          <w:t xml:space="preserve">different factors that could be </w:t>
        </w:r>
      </w:ins>
      <w:ins w:id="236" w:author="Claudia A Munoz-Zanzi" w:date="2024-03-07T13:16:00Z">
        <w:r w:rsidR="00B14FE2">
          <w:rPr>
            <w:rFonts w:ascii="Arial" w:hAnsi="Arial" w:cs="Arial"/>
          </w:rPr>
          <w:t>associated with test utilization. We will</w:t>
        </w:r>
      </w:ins>
      <w:ins w:id="237" w:author="Caitlin Ward" w:date="2024-03-12T12:35:00Z">
        <w:r w:rsidR="00654CBD">
          <w:rPr>
            <w:rFonts w:ascii="Arial" w:hAnsi="Arial" w:cs="Arial"/>
          </w:rPr>
          <w:t xml:space="preserve"> compare the use of </w:t>
        </w:r>
      </w:ins>
      <w:ins w:id="238" w:author="Claudia A Munoz-Zanzi" w:date="2024-03-07T13:16:00Z">
        <w:del w:id="239" w:author="Caitlin Ward" w:date="2024-03-12T12:35:00Z">
          <w:r w:rsidR="00B14FE2" w:rsidDel="00654CBD">
            <w:rPr>
              <w:rFonts w:ascii="Arial" w:hAnsi="Arial" w:cs="Arial"/>
            </w:rPr>
            <w:delText xml:space="preserve"> use </w:delText>
          </w:r>
        </w:del>
        <w:r w:rsidR="00B14FE2">
          <w:rPr>
            <w:rFonts w:ascii="Arial" w:hAnsi="Arial" w:cs="Arial"/>
          </w:rPr>
          <w:t>informative priors based on clinical opinion (</w:t>
        </w:r>
      </w:ins>
      <w:ins w:id="240" w:author="Claudia A Munoz-Zanzi" w:date="2024-03-07T13:17:00Z">
        <w:r w:rsidR="00B14FE2">
          <w:rPr>
            <w:rFonts w:ascii="Arial" w:hAnsi="Arial" w:cs="Arial"/>
          </w:rPr>
          <w:t>from our clinical co-investigators in Puerto Rico) o</w:t>
        </w:r>
      </w:ins>
      <w:ins w:id="241" w:author="Caitlin Ward" w:date="2024-03-12T12:36:00Z">
        <w:r w:rsidR="00654CBD">
          <w:rPr>
            <w:rFonts w:ascii="Arial" w:hAnsi="Arial" w:cs="Arial"/>
          </w:rPr>
          <w:t>f</w:t>
        </w:r>
      </w:ins>
      <w:ins w:id="242" w:author="Caitlin Ward" w:date="2024-03-12T12:35:00Z">
        <w:r w:rsidR="00654CBD">
          <w:rPr>
            <w:rFonts w:ascii="Arial" w:hAnsi="Arial" w:cs="Arial"/>
          </w:rPr>
          <w:t xml:space="preserve"> </w:t>
        </w:r>
      </w:ins>
      <w:ins w:id="243" w:author="Claudia A Munoz-Zanzi" w:date="2024-03-07T13:17:00Z">
        <w:del w:id="244" w:author="Caitlin Ward" w:date="2024-03-12T12:35:00Z">
          <w:r w:rsidR="00B14FE2" w:rsidDel="00654CBD">
            <w:rPr>
              <w:rFonts w:ascii="Arial" w:hAnsi="Arial" w:cs="Arial"/>
            </w:rPr>
            <w:delText xml:space="preserve">f </w:delText>
          </w:r>
        </w:del>
        <w:r w:rsidR="00B14FE2">
          <w:rPr>
            <w:rFonts w:ascii="Arial" w:hAnsi="Arial" w:cs="Arial"/>
          </w:rPr>
          <w:t>what fac</w:t>
        </w:r>
      </w:ins>
      <w:ins w:id="245" w:author="Claudia A Munoz-Zanzi" w:date="2024-03-07T13:18:00Z">
        <w:r w:rsidR="00B14FE2">
          <w:rPr>
            <w:rFonts w:ascii="Arial" w:hAnsi="Arial" w:cs="Arial"/>
          </w:rPr>
          <w:t xml:space="preserve">tors should be more relevant and </w:t>
        </w:r>
        <w:del w:id="246" w:author="Caitlin Ward" w:date="2024-03-12T12:35:00Z">
          <w:r w:rsidR="00B14FE2" w:rsidDel="00654CBD">
            <w:rPr>
              <w:rFonts w:ascii="Arial" w:hAnsi="Arial" w:cs="Arial"/>
            </w:rPr>
            <w:delText>compare</w:delText>
          </w:r>
        </w:del>
        <w:del w:id="247" w:author="Caitlin Ward" w:date="2024-03-12T10:07:00Z">
          <w:r w:rsidR="00B14FE2" w:rsidDel="00297E3E">
            <w:rPr>
              <w:rFonts w:ascii="Arial" w:hAnsi="Arial" w:cs="Arial"/>
            </w:rPr>
            <w:delText>d</w:delText>
          </w:r>
        </w:del>
        <w:del w:id="248" w:author="Caitlin Ward" w:date="2024-03-12T10:11:00Z">
          <w:r w:rsidR="00B14FE2" w:rsidDel="00B13CF2">
            <w:rPr>
              <w:rFonts w:ascii="Arial" w:hAnsi="Arial" w:cs="Arial"/>
            </w:rPr>
            <w:delText xml:space="preserve"> with</w:delText>
          </w:r>
        </w:del>
        <w:del w:id="249" w:author="Caitlin Ward" w:date="2024-03-12T12:35:00Z">
          <w:r w:rsidR="00B14FE2" w:rsidDel="00654CBD">
            <w:rPr>
              <w:rFonts w:ascii="Arial" w:hAnsi="Arial" w:cs="Arial"/>
            </w:rPr>
            <w:delText xml:space="preserve"> </w:delText>
          </w:r>
        </w:del>
        <w:del w:id="250" w:author="Caitlin Ward" w:date="2024-03-12T10:07:00Z">
          <w:r w:rsidR="00B14FE2" w:rsidDel="00297E3E">
            <w:rPr>
              <w:rFonts w:ascii="Arial" w:hAnsi="Arial" w:cs="Arial"/>
            </w:rPr>
            <w:delText xml:space="preserve">the </w:delText>
          </w:r>
        </w:del>
        <w:r w:rsidR="00B14FE2">
          <w:rPr>
            <w:rFonts w:ascii="Arial" w:hAnsi="Arial" w:cs="Arial"/>
          </w:rPr>
          <w:t>uni</w:t>
        </w:r>
      </w:ins>
      <w:ins w:id="251" w:author="Claudia A Munoz-Zanzi" w:date="2024-03-07T13:19:00Z">
        <w:r w:rsidR="00B14FE2">
          <w:rPr>
            <w:rFonts w:ascii="Arial" w:hAnsi="Arial" w:cs="Arial"/>
          </w:rPr>
          <w:t>nformative priors</w:t>
        </w:r>
      </w:ins>
      <w:ins w:id="252" w:author="Caitlin Ward" w:date="2024-03-12T12:35:00Z">
        <w:r w:rsidR="00654CBD">
          <w:rPr>
            <w:rFonts w:ascii="Arial" w:hAnsi="Arial" w:cs="Arial"/>
          </w:rPr>
          <w:t xml:space="preserve"> which </w:t>
        </w:r>
      </w:ins>
      <w:ins w:id="253" w:author="Caitlin Ward" w:date="2024-03-12T12:36:00Z">
        <w:r w:rsidR="00654CBD">
          <w:rPr>
            <w:rFonts w:ascii="Arial" w:hAnsi="Arial" w:cs="Arial"/>
          </w:rPr>
          <w:t>assign equal weight to each factor</w:t>
        </w:r>
      </w:ins>
      <w:ins w:id="254" w:author="Claudia A Munoz-Zanzi" w:date="2024-03-07T13:19:00Z">
        <w:r w:rsidR="00B14FE2">
          <w:rPr>
            <w:rFonts w:ascii="Arial" w:hAnsi="Arial" w:cs="Arial"/>
          </w:rPr>
          <w:t>.</w:t>
        </w:r>
      </w:ins>
      <w:ins w:id="255" w:author="Caitlin Ward" w:date="2024-03-12T10:11:00Z">
        <w:r w:rsidR="00B13CF2">
          <w:rPr>
            <w:rFonts w:ascii="Arial" w:hAnsi="Arial" w:cs="Arial"/>
          </w:rPr>
          <w:t xml:space="preserve"> </w:t>
        </w:r>
      </w:ins>
      <w:ins w:id="256" w:author="Caitlin Ward" w:date="2024-03-12T10:13:00Z">
        <w:r w:rsidR="00B13CF2">
          <w:rPr>
            <w:rFonts w:ascii="Arial" w:hAnsi="Arial" w:cs="Arial"/>
          </w:rPr>
          <w:t xml:space="preserve">The </w:t>
        </w:r>
      </w:ins>
      <w:ins w:id="257" w:author="Caitlin Ward" w:date="2024-03-12T10:14:00Z">
        <w:r w:rsidR="00B13CF2">
          <w:rPr>
            <w:rFonts w:ascii="Arial" w:hAnsi="Arial" w:cs="Arial"/>
          </w:rPr>
          <w:t xml:space="preserve">evaluation of </w:t>
        </w:r>
      </w:ins>
      <w:ins w:id="258" w:author="Caitlin Ward" w:date="2024-03-12T12:37:00Z">
        <w:r w:rsidR="00654CBD">
          <w:rPr>
            <w:rFonts w:ascii="Arial" w:hAnsi="Arial" w:cs="Arial"/>
          </w:rPr>
          <w:t>both sets of</w:t>
        </w:r>
      </w:ins>
      <w:ins w:id="259" w:author="Caitlin Ward" w:date="2024-03-12T10:14:00Z">
        <w:r w:rsidR="00B13CF2">
          <w:rPr>
            <w:rFonts w:ascii="Arial" w:hAnsi="Arial" w:cs="Arial"/>
          </w:rPr>
          <w:t xml:space="preserve"> priors</w:t>
        </w:r>
      </w:ins>
      <w:ins w:id="260" w:author="Caitlin Ward" w:date="2024-03-12T10:11:00Z">
        <w:r w:rsidR="00B13CF2">
          <w:rPr>
            <w:rFonts w:ascii="Arial" w:hAnsi="Arial" w:cs="Arial"/>
          </w:rPr>
          <w:t xml:space="preserve"> will allow the assessment of concordance</w:t>
        </w:r>
      </w:ins>
      <w:ins w:id="261" w:author="Caitlin Ward" w:date="2024-03-12T10:12:00Z">
        <w:r w:rsidR="00B13CF2">
          <w:rPr>
            <w:rFonts w:ascii="Arial" w:hAnsi="Arial" w:cs="Arial"/>
          </w:rPr>
          <w:t>/discordance</w:t>
        </w:r>
      </w:ins>
      <w:ins w:id="262" w:author="Caitlin Ward" w:date="2024-03-12T10:11:00Z">
        <w:r w:rsidR="00B13CF2">
          <w:rPr>
            <w:rFonts w:ascii="Arial" w:hAnsi="Arial" w:cs="Arial"/>
          </w:rPr>
          <w:t xml:space="preserve"> between observed data and clinician</w:t>
        </w:r>
      </w:ins>
      <w:ins w:id="263" w:author="Caitlin Ward" w:date="2024-03-12T10:14:00Z">
        <w:r w:rsidR="00B13CF2">
          <w:rPr>
            <w:rFonts w:ascii="Arial" w:hAnsi="Arial" w:cs="Arial"/>
          </w:rPr>
          <w:t xml:space="preserve"> beliefs.</w:t>
        </w:r>
      </w:ins>
      <w:ins w:id="264" w:author="Caitlin Ward" w:date="2024-03-12T10:10:00Z">
        <w:r w:rsidR="00B13CF2">
          <w:rPr>
            <w:rFonts w:ascii="Arial" w:hAnsi="Arial" w:cs="Arial"/>
          </w:rPr>
          <w:t xml:space="preserve"> </w:t>
        </w:r>
      </w:ins>
      <w:ins w:id="265" w:author="Claudia A Munoz-Zanzi" w:date="2024-03-07T13:19:00Z">
        <w:del w:id="266" w:author="Caitlin Ward" w:date="2024-03-12T10:11:00Z">
          <w:r w:rsidR="00B14FE2" w:rsidDel="00B13CF2">
            <w:rPr>
              <w:rFonts w:ascii="Arial" w:hAnsi="Arial" w:cs="Arial"/>
            </w:rPr>
            <w:delText xml:space="preserve"> </w:delText>
          </w:r>
        </w:del>
        <w:del w:id="267" w:author="Caitlin Ward" w:date="2024-03-12T10:05:00Z">
          <w:r w:rsidR="00B14FE2" w:rsidDel="00297E3E">
            <w:rPr>
              <w:rFonts w:ascii="Arial" w:hAnsi="Arial" w:cs="Arial"/>
            </w:rPr>
            <w:delText>[</w:delText>
          </w:r>
        </w:del>
      </w:ins>
      <w:del w:id="268" w:author="Caitlin Ward" w:date="2024-03-12T10:05:00Z">
        <w:r w:rsidDel="00297E3E">
          <w:rPr>
            <w:rFonts w:ascii="Arial" w:hAnsi="Arial" w:cs="Arial"/>
          </w:rPr>
          <w:delText>logistic regression models with modern variable selection techniques (e.g., penalized likelihood or Bayesian model averaging)</w:delText>
        </w:r>
      </w:del>
      <w:ins w:id="269" w:author="Claudia A Munoz-Zanzi" w:date="2024-03-07T13:19:00Z">
        <w:del w:id="270" w:author="Caitlin Ward" w:date="2024-03-12T10:05:00Z">
          <w:r w:rsidR="00B14FE2" w:rsidDel="00297E3E">
            <w:rPr>
              <w:rFonts w:ascii="Arial" w:hAnsi="Arial" w:cs="Arial"/>
            </w:rPr>
            <w:delText>]</w:delText>
          </w:r>
        </w:del>
      </w:ins>
      <w:del w:id="271" w:author="Caitlin Ward" w:date="2024-03-12T10:05:00Z">
        <w:r w:rsidDel="00297E3E">
          <w:rPr>
            <w:rFonts w:ascii="Arial" w:hAnsi="Arial" w:cs="Arial"/>
          </w:rPr>
          <w:delText xml:space="preserve">. </w:delText>
        </w:r>
      </w:del>
      <w:r>
        <w:rPr>
          <w:rFonts w:ascii="Arial" w:hAnsi="Arial" w:cs="Arial"/>
        </w:rPr>
        <w:t xml:space="preserve">For tests ordered at high frequency, separate models will be run for each test type. For tests which were rarely ordered, we will consider a combined, hierarchical Bayesian approach which can leverage information across test types. </w:t>
      </w:r>
      <w:r w:rsidR="00D60BB8">
        <w:rPr>
          <w:rFonts w:ascii="Arial" w:hAnsi="Arial" w:cs="Arial"/>
        </w:rPr>
        <w:t>The final</w:t>
      </w:r>
      <w:r w:rsidR="00E9745F">
        <w:rPr>
          <w:rFonts w:ascii="Arial" w:hAnsi="Arial" w:cs="Arial"/>
        </w:rPr>
        <w:t xml:space="preserve"> m</w:t>
      </w:r>
      <w:r w:rsidR="00E9745F" w:rsidRPr="00E9745F">
        <w:rPr>
          <w:rFonts w:ascii="Arial" w:hAnsi="Arial" w:cs="Arial"/>
        </w:rPr>
        <w:t>odel</w:t>
      </w:r>
      <w:ins w:id="272" w:author="Caitlin Ward" w:date="2024-03-12T12:38:00Z">
        <w:r w:rsidR="00654CBD">
          <w:rPr>
            <w:rFonts w:ascii="Arial" w:hAnsi="Arial" w:cs="Arial"/>
          </w:rPr>
          <w:t>s</w:t>
        </w:r>
      </w:ins>
      <w:r w:rsidR="00E9745F" w:rsidRPr="00E9745F">
        <w:rPr>
          <w:rFonts w:ascii="Arial" w:hAnsi="Arial" w:cs="Arial"/>
        </w:rPr>
        <w:t xml:space="preserve"> will be evaluated in terms of predictive performance as measured by the area under the receiver operating curve (AUC) metric. </w:t>
      </w:r>
      <w:r w:rsidR="004E3DFB" w:rsidRPr="004E3DFB">
        <w:rPr>
          <w:rFonts w:ascii="Arial" w:hAnsi="Arial" w:cs="Arial"/>
        </w:rPr>
        <w:t xml:space="preserve">For this and </w:t>
      </w:r>
      <w:r w:rsidR="00E9745F">
        <w:rPr>
          <w:rFonts w:ascii="Arial" w:hAnsi="Arial" w:cs="Arial"/>
        </w:rPr>
        <w:t>all</w:t>
      </w:r>
      <w:r w:rsidR="004E3DFB" w:rsidRPr="004E3DFB">
        <w:rPr>
          <w:rFonts w:ascii="Arial" w:hAnsi="Arial" w:cs="Arial"/>
        </w:rPr>
        <w:t xml:space="preserve"> following studies</w:t>
      </w:r>
      <w:r w:rsidR="004E3DFB">
        <w:rPr>
          <w:rFonts w:ascii="Arial" w:hAnsi="Arial" w:cs="Arial"/>
        </w:rPr>
        <w:t>, d</w:t>
      </w:r>
      <w:r w:rsidR="004E3DFB" w:rsidRPr="004E3DFB">
        <w:rPr>
          <w:rFonts w:ascii="Arial" w:hAnsi="Arial" w:cs="Arial"/>
        </w:rPr>
        <w:t>ata man</w:t>
      </w:r>
      <w:r w:rsidR="004E3DFB">
        <w:rPr>
          <w:rFonts w:ascii="Arial" w:hAnsi="Arial" w:cs="Arial"/>
        </w:rPr>
        <w:t>agement</w:t>
      </w:r>
      <w:r w:rsidR="004E3DFB" w:rsidRPr="004E3DFB">
        <w:rPr>
          <w:rFonts w:ascii="Arial" w:hAnsi="Arial" w:cs="Arial"/>
        </w:rPr>
        <w:t>, processing, and analys</w:t>
      </w:r>
      <w:r w:rsidR="004E3DFB">
        <w:rPr>
          <w:rFonts w:ascii="Arial" w:hAnsi="Arial" w:cs="Arial"/>
        </w:rPr>
        <w:t>e</w:t>
      </w:r>
      <w:r w:rsidR="004E3DFB" w:rsidRPr="004E3DFB">
        <w:rPr>
          <w:rFonts w:ascii="Arial" w:hAnsi="Arial" w:cs="Arial"/>
        </w:rPr>
        <w:t xml:space="preserve">s will be using R software </w:t>
      </w:r>
      <w:r w:rsidR="004E3DFB" w:rsidRPr="004E3DFB">
        <w:rPr>
          <w:rFonts w:ascii="Arial" w:hAnsi="Arial" w:cs="Arial"/>
        </w:rPr>
        <w:fldChar w:fldCharType="begin"/>
      </w:r>
      <w:r w:rsidR="00EB7961">
        <w:rPr>
          <w:rFonts w:ascii="Arial" w:hAnsi="Arial" w:cs="Arial"/>
        </w:rPr>
        <w:instrText xml:space="preserve"> ADDIN EN.CITE &lt;EndNote&gt;&lt;Cite&gt;&lt;Author&gt;Team&lt;/Author&gt;&lt;Year&gt;2023&lt;/Year&gt;&lt;RecNum&gt;2308&lt;/RecNum&gt;&lt;DisplayText&gt;[40]&lt;/DisplayText&gt;&lt;record&gt;&lt;rec-number&gt;2308&lt;/rec-number&gt;&lt;foreign-keys&gt;&lt;key app="EN" db-id="dvpw0092of9z03e5tfq5e29vppreazxpwrt2" timestamp="1522171330"&gt;2308&lt;/key&gt;&lt;/foreign-keys&gt;&lt;ref-type name="Computer Program"&gt;9&lt;/ref-type&gt;&lt;contributors&gt;&lt;authors&gt;&lt;author&gt;R Code Team&lt;/author&gt;&lt;/authors&gt;&lt;/contributors&gt;&lt;titles&gt;&lt;title&gt;R: A Language and Environment for Statistical Computing&lt;/title&gt;&lt;/titles&gt;&lt;edition&gt;3.3.3&lt;/edition&gt;&lt;dates&gt;&lt;year&gt;2023&lt;/year&gt;&lt;/dates&gt;&lt;pub-location&gt;Vienna, Austria&lt;/pub-location&gt;&lt;publisher&gt;R Foundation for Statistical Computing&lt;/publisher&gt;&lt;urls&gt;&lt;related-urls&gt;&lt;url&gt;&lt;style face="underline" font="default" size="100%"&gt;https://www.R-project.org&lt;/style&gt;&lt;/url&gt;&lt;/related-urls&gt;&lt;/urls&gt;&lt;/record&gt;&lt;/Cite&gt;&lt;/EndNote&gt;</w:instrText>
      </w:r>
      <w:r w:rsidR="004E3DFB" w:rsidRPr="004E3DFB">
        <w:rPr>
          <w:rFonts w:ascii="Arial" w:hAnsi="Arial" w:cs="Arial"/>
        </w:rPr>
        <w:fldChar w:fldCharType="separate"/>
      </w:r>
      <w:r w:rsidR="00EB7961">
        <w:rPr>
          <w:rFonts w:ascii="Arial" w:hAnsi="Arial" w:cs="Arial"/>
          <w:noProof/>
        </w:rPr>
        <w:t>[40]</w:t>
      </w:r>
      <w:r w:rsidR="004E3DFB" w:rsidRPr="004E3DFB">
        <w:rPr>
          <w:rFonts w:ascii="Arial" w:hAnsi="Arial" w:cs="Arial"/>
        </w:rPr>
        <w:fldChar w:fldCharType="end"/>
      </w:r>
      <w:r w:rsidR="004E3DFB">
        <w:rPr>
          <w:rFonts w:ascii="Arial" w:hAnsi="Arial" w:cs="Arial"/>
        </w:rPr>
        <w:t xml:space="preserve"> and</w:t>
      </w:r>
      <w:r w:rsidR="004E3DFB" w:rsidRPr="004E3DFB">
        <w:rPr>
          <w:rStyle w:val="Strong"/>
          <w:rFonts w:ascii="Arial" w:hAnsi="Arial" w:cs="Arial"/>
          <w:b w:val="0"/>
          <w:bCs w:val="0"/>
        </w:rPr>
        <w:t xml:space="preserve"> Bayesian models will be implemented using the NIMBLE R package, which provides a system for building and sharing analysis methods using hierarchical Bayesian models </w:t>
      </w:r>
      <w:r w:rsidR="004E3DFB" w:rsidRPr="004E3DFB">
        <w:rPr>
          <w:rStyle w:val="Strong"/>
          <w:rFonts w:ascii="Arial" w:hAnsi="Arial" w:cs="Arial"/>
          <w:b w:val="0"/>
          <w:bCs w:val="0"/>
        </w:rPr>
        <w:fldChar w:fldCharType="begin"/>
      </w:r>
      <w:r w:rsidR="00EB7961">
        <w:rPr>
          <w:rStyle w:val="Strong"/>
          <w:rFonts w:ascii="Arial" w:hAnsi="Arial" w:cs="Arial"/>
          <w:b w:val="0"/>
          <w:bCs w:val="0"/>
        </w:rPr>
        <w:instrText xml:space="preserve"> ADDIN EN.CITE &lt;EndNote&gt;&lt;Cite&gt;&lt;Author&gt;de Valpine&lt;/Author&gt;&lt;Year&gt;2017&lt;/Year&gt;&lt;RecNum&gt;5590&lt;/RecNum&gt;&lt;DisplayText&gt;[41]&lt;/DisplayText&gt;&lt;record&gt;&lt;rec-number&gt;5590&lt;/rec-number&gt;&lt;foreign-keys&gt;&lt;key app="EN" db-id="dvpw0092of9z03e5tfq5e29vppreazxpwrt2" timestamp="1686687865"&gt;5590&lt;/key&gt;&lt;/foreign-keys&gt;&lt;ref-type name="Journal Article"&gt;17&lt;/ref-type&gt;&lt;contributors&gt;&lt;authors&gt;&lt;author&gt;de Valpine, Perry&lt;/author&gt;&lt;author&gt;Turek, Daniel&lt;/author&gt;&lt;author&gt;Paciorek, Christopher J.&lt;/author&gt;&lt;author&gt;Anderson-Bergman, Clifford&lt;/author&gt;&lt;author&gt;Lang, Duncan Temple&lt;/author&gt;&lt;author&gt;Bodik, Rastislav&lt;/author&gt;&lt;/authors&gt;&lt;/contributors&gt;&lt;titles&gt;&lt;title&gt;Programming With Models: Writing Statistical Algorithms for General Model Structures With NIMBLE&lt;/title&gt;&lt;secondary-title&gt;Journal of Computational and Graphical Statistics&lt;/secondary-title&gt;&lt;/titles&gt;&lt;periodical&gt;&lt;full-title&gt;Journal of Computational and Graphical Statistics&lt;/full-title&gt;&lt;/periodical&gt;&lt;pages&gt;403-413&lt;/pages&gt;&lt;volume&gt;26&lt;/volume&gt;&lt;number&gt;2&lt;/number&gt;&lt;dates&gt;&lt;year&gt;2017&lt;/year&gt;&lt;pub-dates&gt;&lt;date&gt;2017/04/03&lt;/date&gt;&lt;/pub-dates&gt;&lt;/dates&gt;&lt;publisher&gt;Taylor &amp;amp; Francis&lt;/publisher&gt;&lt;isbn&gt;1061-8600&lt;/isbn&gt;&lt;urls&gt;&lt;related-urls&gt;&lt;url&gt;https://doi.org/10.1080/10618600.2016.1172487&lt;/url&gt;&lt;/related-urls&gt;&lt;/urls&gt;&lt;electronic-resource-num&gt;10.1080/10618600.2016.1172487&lt;/electronic-resource-num&gt;&lt;/record&gt;&lt;/Cite&gt;&lt;/EndNote&gt;</w:instrText>
      </w:r>
      <w:r w:rsidR="004E3DFB" w:rsidRPr="004E3DFB">
        <w:rPr>
          <w:rStyle w:val="Strong"/>
          <w:rFonts w:ascii="Arial" w:hAnsi="Arial" w:cs="Arial"/>
          <w:b w:val="0"/>
          <w:bCs w:val="0"/>
        </w:rPr>
        <w:fldChar w:fldCharType="separate"/>
      </w:r>
      <w:r w:rsidR="00EB7961">
        <w:rPr>
          <w:rStyle w:val="Strong"/>
          <w:rFonts w:ascii="Arial" w:hAnsi="Arial" w:cs="Arial"/>
          <w:b w:val="0"/>
          <w:bCs w:val="0"/>
          <w:noProof/>
        </w:rPr>
        <w:t>[41]</w:t>
      </w:r>
      <w:r w:rsidR="004E3DFB" w:rsidRPr="004E3DFB">
        <w:rPr>
          <w:rStyle w:val="Strong"/>
          <w:rFonts w:ascii="Arial" w:hAnsi="Arial" w:cs="Arial"/>
          <w:b w:val="0"/>
          <w:bCs w:val="0"/>
        </w:rPr>
        <w:fldChar w:fldCharType="end"/>
      </w:r>
      <w:r w:rsidR="004E3DFB" w:rsidRPr="004E3DFB">
        <w:rPr>
          <w:rStyle w:val="Strong"/>
          <w:rFonts w:ascii="Arial" w:hAnsi="Arial" w:cs="Arial"/>
          <w:b w:val="0"/>
          <w:bCs w:val="0"/>
        </w:rPr>
        <w:t>.</w:t>
      </w:r>
    </w:p>
    <w:p w14:paraId="76215F89" w14:textId="77777777" w:rsidR="00C76FDD" w:rsidRDefault="00C76FDD" w:rsidP="001D56A3">
      <w:pPr>
        <w:spacing w:after="0" w:line="240" w:lineRule="auto"/>
        <w:rPr>
          <w:rFonts w:ascii="Arial" w:hAnsi="Arial" w:cs="Arial"/>
        </w:rPr>
      </w:pPr>
    </w:p>
    <w:p w14:paraId="3273B98E" w14:textId="5453710E" w:rsidR="00C76FDD" w:rsidRPr="00EC58D0" w:rsidRDefault="00C76FDD" w:rsidP="001D56A3">
      <w:pPr>
        <w:spacing w:after="0" w:line="240" w:lineRule="auto"/>
        <w:rPr>
          <w:rFonts w:ascii="Arial" w:hAnsi="Arial" w:cs="Arial"/>
          <w:b/>
          <w:bCs/>
          <w:i/>
          <w:iCs/>
        </w:rPr>
      </w:pPr>
      <w:r w:rsidRPr="00EC58D0">
        <w:rPr>
          <w:rFonts w:ascii="Arial" w:hAnsi="Arial" w:cs="Arial"/>
          <w:b/>
          <w:bCs/>
          <w:i/>
          <w:iCs/>
        </w:rPr>
        <w:t>Study #</w:t>
      </w:r>
      <w:r w:rsidR="001D56A3" w:rsidRPr="00EC58D0">
        <w:rPr>
          <w:rFonts w:ascii="Arial" w:hAnsi="Arial" w:cs="Arial"/>
          <w:b/>
          <w:bCs/>
          <w:i/>
          <w:iCs/>
        </w:rPr>
        <w:t xml:space="preserve">2. </w:t>
      </w:r>
      <w:r w:rsidR="00246347">
        <w:rPr>
          <w:rFonts w:ascii="Arial" w:hAnsi="Arial" w:cs="Arial"/>
          <w:b/>
          <w:bCs/>
          <w:i/>
          <w:iCs/>
        </w:rPr>
        <w:t xml:space="preserve">Patterns of </w:t>
      </w:r>
      <w:r w:rsidR="001D56A3" w:rsidRPr="00EC58D0">
        <w:rPr>
          <w:rFonts w:ascii="Arial" w:hAnsi="Arial" w:cs="Arial"/>
          <w:b/>
          <w:bCs/>
          <w:i/>
          <w:iCs/>
        </w:rPr>
        <w:t>antibiotic prescription by providers</w:t>
      </w:r>
      <w:r w:rsidR="00246347">
        <w:rPr>
          <w:rFonts w:ascii="Arial" w:hAnsi="Arial" w:cs="Arial"/>
          <w:b/>
          <w:bCs/>
          <w:i/>
          <w:iCs/>
        </w:rPr>
        <w:t xml:space="preserve"> in the context of laboratory testing</w:t>
      </w:r>
      <w:r w:rsidR="001D56A3" w:rsidRPr="00EC58D0">
        <w:rPr>
          <w:rFonts w:ascii="Arial" w:hAnsi="Arial" w:cs="Arial"/>
          <w:b/>
          <w:bCs/>
          <w:i/>
          <w:iCs/>
        </w:rPr>
        <w:t xml:space="preserve">. </w:t>
      </w:r>
    </w:p>
    <w:p w14:paraId="4B91D403" w14:textId="1746C067" w:rsidR="001D56A3" w:rsidRDefault="00856F16" w:rsidP="001D56A3">
      <w:pPr>
        <w:spacing w:after="0" w:line="240" w:lineRule="auto"/>
        <w:rPr>
          <w:rFonts w:ascii="Arial" w:hAnsi="Arial" w:cs="Arial"/>
        </w:rPr>
      </w:pPr>
      <w:r>
        <w:rPr>
          <w:rFonts w:ascii="Arial" w:hAnsi="Arial" w:cs="Arial"/>
        </w:rPr>
        <w:t xml:space="preserve">Overall, 52% of patients were prescribed antibiotics, including 83% of the leptospirosis laboratory-diagnosed patients. The most common EMR diagnosis was viral syndrome (17%), followed by influenza (11%), mycoplasma (10%), upper respiratory infection (10%) and </w:t>
      </w:r>
      <w:r w:rsidR="00772476">
        <w:rPr>
          <w:rFonts w:ascii="Arial" w:hAnsi="Arial" w:cs="Arial"/>
        </w:rPr>
        <w:t>u</w:t>
      </w:r>
      <w:r>
        <w:rPr>
          <w:rFonts w:ascii="Arial" w:hAnsi="Arial" w:cs="Arial"/>
        </w:rPr>
        <w:t xml:space="preserve">rinary tract infection (8%). We will analyze whether providers prescribed antibiotics and the type. We will determine the patient (i.e., onset, age, sex, chief complains, severity, history, length of hospital ED visit), laboratory diagnosis (type of test ordered and result), seasonal (time of the year, weather events), location (urban or rural, closeness to hospital) factors that are associated with prescribing antibiotics. Similar to </w:t>
      </w:r>
      <w:commentRangeStart w:id="273"/>
      <w:r>
        <w:rPr>
          <w:rFonts w:ascii="Arial" w:hAnsi="Arial" w:cs="Arial"/>
        </w:rPr>
        <w:t>Study</w:t>
      </w:r>
      <w:commentRangeEnd w:id="273"/>
      <w:r w:rsidR="009C70C0">
        <w:rPr>
          <w:rStyle w:val="CommentReference"/>
        </w:rPr>
        <w:commentReference w:id="273"/>
      </w:r>
      <w:r>
        <w:rPr>
          <w:rFonts w:ascii="Arial" w:hAnsi="Arial" w:cs="Arial"/>
        </w:rPr>
        <w:t xml:space="preserve"> #1, we will use</w:t>
      </w:r>
      <w:del w:id="274" w:author="Caitlin Ward" w:date="2024-03-12T10:08:00Z">
        <w:r w:rsidDel="00297E3E">
          <w:rPr>
            <w:rFonts w:ascii="Arial" w:hAnsi="Arial" w:cs="Arial"/>
          </w:rPr>
          <w:delText xml:space="preserve"> logistic regression and appropriate variable selection methods </w:delText>
        </w:r>
      </w:del>
      <w:ins w:id="275" w:author="Caitlin Ward" w:date="2024-03-12T10:08:00Z">
        <w:r w:rsidR="00297E3E">
          <w:rPr>
            <w:rFonts w:ascii="Arial" w:hAnsi="Arial" w:cs="Arial"/>
          </w:rPr>
          <w:t xml:space="preserve"> Bayesian model averaging </w:t>
        </w:r>
      </w:ins>
      <w:r>
        <w:rPr>
          <w:rFonts w:ascii="Arial" w:hAnsi="Arial" w:cs="Arial"/>
        </w:rPr>
        <w:t>to investigate patient, seasonal, and location factors as well as the role of diagnostic test results on antibiotic treatment choices</w:t>
      </w:r>
      <w:ins w:id="276" w:author="Caitlin Ward" w:date="2024-03-12T10:08:00Z">
        <w:r w:rsidR="00297E3E">
          <w:rPr>
            <w:rFonts w:ascii="Arial" w:hAnsi="Arial" w:cs="Arial"/>
          </w:rPr>
          <w:t xml:space="preserve">, </w:t>
        </w:r>
      </w:ins>
      <w:ins w:id="277" w:author="Caitlin Ward" w:date="2024-03-12T10:10:00Z">
        <w:r w:rsidR="00297E3E">
          <w:rPr>
            <w:rFonts w:ascii="Arial" w:hAnsi="Arial" w:cs="Arial"/>
          </w:rPr>
          <w:t xml:space="preserve">using </w:t>
        </w:r>
      </w:ins>
      <w:ins w:id="278" w:author="Caitlin Ward" w:date="2024-03-12T12:37:00Z">
        <w:r w:rsidR="00654CBD">
          <w:rPr>
            <w:rFonts w:ascii="Arial" w:hAnsi="Arial" w:cs="Arial"/>
          </w:rPr>
          <w:t xml:space="preserve">both </w:t>
        </w:r>
      </w:ins>
      <w:ins w:id="279" w:author="Caitlin Ward" w:date="2024-03-12T10:10:00Z">
        <w:r w:rsidR="00B13CF2">
          <w:rPr>
            <w:rFonts w:ascii="Arial" w:hAnsi="Arial" w:cs="Arial"/>
          </w:rPr>
          <w:t>clinically informed priors and uninformative priors.</w:t>
        </w:r>
      </w:ins>
      <w:del w:id="280" w:author="Caitlin Ward" w:date="2024-03-12T10:08:00Z">
        <w:r w:rsidR="00995E5F" w:rsidDel="00297E3E">
          <w:rPr>
            <w:rFonts w:ascii="Arial" w:hAnsi="Arial" w:cs="Arial"/>
          </w:rPr>
          <w:delText>.</w:delText>
        </w:r>
      </w:del>
    </w:p>
    <w:p w14:paraId="686201E6" w14:textId="77777777" w:rsidR="007D3D12" w:rsidRPr="00CB0785" w:rsidRDefault="007D3D12" w:rsidP="001D56A3">
      <w:pPr>
        <w:spacing w:after="0" w:line="240" w:lineRule="auto"/>
        <w:rPr>
          <w:rFonts w:ascii="Arial" w:hAnsi="Arial" w:cs="Arial"/>
        </w:rPr>
      </w:pPr>
    </w:p>
    <w:p w14:paraId="3B2B044F" w14:textId="065EBCD4" w:rsidR="001D56A3" w:rsidRDefault="007D3D12" w:rsidP="001D56A3">
      <w:pPr>
        <w:spacing w:after="0" w:line="240" w:lineRule="auto"/>
        <w:rPr>
          <w:rFonts w:ascii="Arial" w:hAnsi="Arial" w:cs="Arial"/>
          <w:b/>
          <w:bCs/>
          <w:i/>
          <w:iCs/>
        </w:rPr>
      </w:pPr>
      <w:r w:rsidRPr="007D3D12">
        <w:rPr>
          <w:rFonts w:ascii="Arial" w:hAnsi="Arial" w:cs="Arial"/>
          <w:b/>
          <w:bCs/>
          <w:i/>
          <w:iCs/>
        </w:rPr>
        <w:t>Study #3</w:t>
      </w:r>
      <w:r>
        <w:rPr>
          <w:rFonts w:ascii="Arial" w:hAnsi="Arial" w:cs="Arial"/>
          <w:b/>
          <w:bCs/>
          <w:i/>
          <w:iCs/>
        </w:rPr>
        <w:t xml:space="preserve">. </w:t>
      </w:r>
      <w:commentRangeStart w:id="281"/>
      <w:r w:rsidRPr="007D3D12">
        <w:rPr>
          <w:rFonts w:ascii="Arial" w:hAnsi="Arial" w:cs="Arial"/>
          <w:b/>
          <w:bCs/>
          <w:i/>
          <w:iCs/>
        </w:rPr>
        <w:t>Evaluation</w:t>
      </w:r>
      <w:commentRangeEnd w:id="281"/>
      <w:r w:rsidR="001A6F95">
        <w:rPr>
          <w:rStyle w:val="CommentReference"/>
        </w:rPr>
        <w:commentReference w:id="281"/>
      </w:r>
      <w:r w:rsidRPr="007D3D12">
        <w:rPr>
          <w:rFonts w:ascii="Arial" w:hAnsi="Arial" w:cs="Arial"/>
          <w:b/>
          <w:bCs/>
          <w:i/>
          <w:iCs/>
        </w:rPr>
        <w:t xml:space="preserve"> of the current CSTE definition for leptospirosis </w:t>
      </w:r>
      <w:del w:id="282" w:author="Claudia A Munoz-Zanzi" w:date="2024-03-07T13:39:00Z">
        <w:r w:rsidRPr="007D3D12" w:rsidDel="00C20E38">
          <w:rPr>
            <w:rFonts w:ascii="Arial" w:hAnsi="Arial" w:cs="Arial"/>
            <w:b/>
            <w:bCs/>
            <w:i/>
            <w:iCs/>
          </w:rPr>
          <w:delText>surveillance</w:delText>
        </w:r>
      </w:del>
      <w:del w:id="283" w:author="Caitlin Ward" w:date="2024-03-12T10:15:00Z">
        <w:r w:rsidRPr="007D3D12" w:rsidDel="00B13CF2">
          <w:rPr>
            <w:rFonts w:ascii="Arial" w:hAnsi="Arial" w:cs="Arial"/>
            <w:b/>
            <w:bCs/>
            <w:i/>
            <w:iCs/>
          </w:rPr>
          <w:delText xml:space="preserve"> </w:delText>
        </w:r>
      </w:del>
      <w:r w:rsidRPr="007D3D12">
        <w:rPr>
          <w:rFonts w:ascii="Arial" w:hAnsi="Arial" w:cs="Arial"/>
          <w:b/>
          <w:bCs/>
          <w:i/>
          <w:iCs/>
        </w:rPr>
        <w:t xml:space="preserve">case </w:t>
      </w:r>
      <w:ins w:id="284" w:author="Claudia A Munoz-Zanzi" w:date="2024-03-07T13:39:00Z">
        <w:r w:rsidR="00C20E38">
          <w:rPr>
            <w:rFonts w:ascii="Arial" w:hAnsi="Arial" w:cs="Arial"/>
            <w:b/>
            <w:bCs/>
            <w:i/>
            <w:iCs/>
          </w:rPr>
          <w:t>detection</w:t>
        </w:r>
      </w:ins>
      <w:del w:id="285" w:author="Claudia A Munoz-Zanzi" w:date="2024-03-07T13:39:00Z">
        <w:r w:rsidRPr="007D3D12" w:rsidDel="00C20E38">
          <w:rPr>
            <w:rFonts w:ascii="Arial" w:hAnsi="Arial" w:cs="Arial"/>
            <w:b/>
            <w:bCs/>
            <w:i/>
            <w:iCs/>
          </w:rPr>
          <w:delText>finding</w:delText>
        </w:r>
      </w:del>
      <w:ins w:id="286" w:author="Claudia A Munoz-Zanzi" w:date="2024-03-07T13:42:00Z">
        <w:r w:rsidR="00C20E38">
          <w:rPr>
            <w:rFonts w:ascii="Arial" w:hAnsi="Arial" w:cs="Arial"/>
            <w:b/>
            <w:bCs/>
            <w:i/>
            <w:iCs/>
          </w:rPr>
          <w:t xml:space="preserve"> and development of a new clinical diagnostic algorithm</w:t>
        </w:r>
      </w:ins>
      <w:r w:rsidRPr="007D3D12">
        <w:rPr>
          <w:rFonts w:ascii="Arial" w:hAnsi="Arial" w:cs="Arial"/>
          <w:b/>
          <w:bCs/>
          <w:i/>
          <w:iCs/>
        </w:rPr>
        <w:t xml:space="preserve">. </w:t>
      </w:r>
    </w:p>
    <w:p w14:paraId="082726AF" w14:textId="0C3D4A43" w:rsidR="00856F16" w:rsidRPr="00E9745F" w:rsidRDefault="00856F16" w:rsidP="006A07CB">
      <w:pPr>
        <w:spacing w:after="0" w:line="240" w:lineRule="auto"/>
        <w:rPr>
          <w:rFonts w:ascii="Arial" w:hAnsi="Arial" w:cs="Arial"/>
          <w:shd w:val="clear" w:color="auto" w:fill="FFFFFF"/>
        </w:rPr>
      </w:pPr>
      <w:r w:rsidRPr="00175FE9">
        <w:rPr>
          <w:rFonts w:ascii="Arial" w:hAnsi="Arial" w:cs="Arial"/>
          <w:color w:val="000000"/>
          <w:shd w:val="clear" w:color="auto" w:fill="FFFFFF"/>
        </w:rPr>
        <w:t xml:space="preserve">The </w:t>
      </w:r>
      <w:r w:rsidRPr="00175FE9">
        <w:rPr>
          <w:rFonts w:ascii="Arial" w:hAnsi="Arial" w:cs="Arial"/>
        </w:rPr>
        <w:t>CSTE clinical case criteria compatible with leptospirosis</w:t>
      </w:r>
      <w:r w:rsidR="004824D0">
        <w:rPr>
          <w:rFonts w:ascii="Arial" w:hAnsi="Arial" w:cs="Arial"/>
        </w:rPr>
        <w:t xml:space="preserve"> </w:t>
      </w:r>
      <w:r w:rsidRPr="00175FE9">
        <w:rPr>
          <w:rFonts w:ascii="Arial" w:hAnsi="Arial" w:cs="Arial"/>
        </w:rPr>
        <w:fldChar w:fldCharType="begin"/>
      </w:r>
      <w:r w:rsidR="00EB7961">
        <w:rPr>
          <w:rFonts w:ascii="Arial" w:hAnsi="Arial" w:cs="Arial"/>
        </w:rPr>
        <w:instrText xml:space="preserve"> ADDIN EN.CITE &lt;EndNote&gt;&lt;Cite ExcludeYear="1"&gt;&lt;Author&gt;(NNDSS)&lt;/Author&gt;&lt;RecNum&gt;5510&lt;/RecNum&gt;&lt;DisplayText&gt;[39]&lt;/DisplayText&gt;&lt;record&gt;&lt;rec-number&gt;5510&lt;/rec-number&gt;&lt;foreign-keys&gt;&lt;key app="EN" db-id="dvpw0092of9z03e5tfq5e29vppreazxpwrt2" timestamp="1680807694"&gt;5510&lt;/key&gt;&lt;/foreign-keys&gt;&lt;ref-type name="Web Page"&gt;12&lt;/ref-type&gt;&lt;contributors&gt;&lt;authors&gt;&lt;author&gt;National Notifiable Disease Surveillance System (NNDSS)&lt;/author&gt;&lt;/authors&gt;&lt;/contributors&gt;&lt;titles&gt;&lt;title&gt;Leptospirosis 2013 Case Definition&lt;/title&gt;&lt;secondary-title&gt;Surveillance Case Definitions&lt;/secondary-title&gt;&lt;/titles&gt;&lt;volume&gt;2023&lt;/volume&gt;&lt;number&gt;04/06/2023&lt;/number&gt;&lt;dates&gt;&lt;/dates&gt;&lt;publisher&gt;Centers for Disease Control&lt;/publisher&gt;&lt;urls&gt;&lt;related-urls&gt;&lt;url&gt;https://ndc.services.cdc.gov/case-definitions/leptospirosis-2013/#print&lt;/url&gt;&lt;/related-urls&gt;&lt;/urls&gt;&lt;/record&gt;&lt;/Cite&gt;&lt;/EndNote&gt;</w:instrText>
      </w:r>
      <w:r w:rsidRPr="00175FE9">
        <w:rPr>
          <w:rFonts w:ascii="Arial" w:hAnsi="Arial" w:cs="Arial"/>
        </w:rPr>
        <w:fldChar w:fldCharType="separate"/>
      </w:r>
      <w:r w:rsidR="00EB7961">
        <w:rPr>
          <w:rFonts w:ascii="Arial" w:hAnsi="Arial" w:cs="Arial"/>
          <w:noProof/>
        </w:rPr>
        <w:t>[39]</w:t>
      </w:r>
      <w:r w:rsidRPr="00175FE9">
        <w:rPr>
          <w:rFonts w:ascii="Arial" w:hAnsi="Arial" w:cs="Arial"/>
        </w:rPr>
        <w:fldChar w:fldCharType="end"/>
      </w:r>
      <w:r w:rsidRPr="00175FE9">
        <w:rPr>
          <w:rFonts w:ascii="Arial" w:hAnsi="Arial" w:cs="Arial"/>
        </w:rPr>
        <w:t xml:space="preserve"> include: </w:t>
      </w:r>
      <w:proofErr w:type="spellStart"/>
      <w:r w:rsidRPr="00175FE9">
        <w:rPr>
          <w:rFonts w:ascii="Arial" w:hAnsi="Arial" w:cs="Arial"/>
        </w:rPr>
        <w:t>i</w:t>
      </w:r>
      <w:proofErr w:type="spellEnd"/>
      <w:r w:rsidRPr="00175FE9">
        <w:rPr>
          <w:rFonts w:ascii="Arial" w:hAnsi="Arial" w:cs="Arial"/>
        </w:rPr>
        <w:t xml:space="preserve">) history of fever in the past two weeks with at least two of the following clinical findings: myalgia, headache, jaundice, conjunctival suffusion without purulent discharge, or rash or ii) at least one of aseptic meningitis, </w:t>
      </w:r>
      <w:r w:rsidR="004824D0">
        <w:rPr>
          <w:rFonts w:ascii="Arial" w:hAnsi="Arial" w:cs="Arial"/>
        </w:rPr>
        <w:t xml:space="preserve">gastrointestinal </w:t>
      </w:r>
      <w:r w:rsidRPr="00175FE9">
        <w:rPr>
          <w:rFonts w:ascii="Arial" w:hAnsi="Arial" w:cs="Arial"/>
        </w:rPr>
        <w:t xml:space="preserve">symptoms, pulmonary complications, cardiac arrhythmias, ECG abnormalities, renal insufficiency, hemorrhage, or jaundice with acute renal failure. </w:t>
      </w:r>
      <w:bookmarkStart w:id="287" w:name="_Hlk137544525"/>
      <w:r w:rsidRPr="00175FE9">
        <w:rPr>
          <w:rFonts w:ascii="Arial" w:hAnsi="Arial" w:cs="Arial"/>
        </w:rPr>
        <w:t>Applying this definition retrospectively to our UAFI and leptospirosis case data</w:t>
      </w:r>
      <w:r>
        <w:rPr>
          <w:rFonts w:ascii="Arial" w:hAnsi="Arial" w:cs="Arial"/>
        </w:rPr>
        <w:t xml:space="preserve"> resulted in a </w:t>
      </w:r>
      <w:r w:rsidR="004824D0">
        <w:rPr>
          <w:rFonts w:ascii="Arial" w:hAnsi="Arial" w:cs="Arial"/>
        </w:rPr>
        <w:t>sensitivity (</w:t>
      </w:r>
      <w:r w:rsidRPr="00175FE9">
        <w:rPr>
          <w:rFonts w:ascii="Arial" w:hAnsi="Arial" w:cs="Arial"/>
          <w:color w:val="000000"/>
          <w:shd w:val="clear" w:color="auto" w:fill="FFFFFF"/>
        </w:rPr>
        <w:t>SE</w:t>
      </w:r>
      <w:r w:rsidR="004824D0">
        <w:rPr>
          <w:rFonts w:ascii="Arial" w:hAnsi="Arial" w:cs="Arial"/>
          <w:color w:val="000000"/>
          <w:shd w:val="clear" w:color="auto" w:fill="FFFFFF"/>
        </w:rPr>
        <w:t>)</w:t>
      </w:r>
      <w:r w:rsidRPr="00175FE9">
        <w:rPr>
          <w:rFonts w:ascii="Arial" w:hAnsi="Arial" w:cs="Arial"/>
          <w:color w:val="000000"/>
          <w:shd w:val="clear" w:color="auto" w:fill="FFFFFF"/>
        </w:rPr>
        <w:t xml:space="preserve"> of the current CSTE criteria to identify patients that should be tested for leptospirosis </w:t>
      </w:r>
      <w:r>
        <w:rPr>
          <w:rFonts w:ascii="Arial" w:hAnsi="Arial" w:cs="Arial"/>
          <w:color w:val="000000"/>
          <w:shd w:val="clear" w:color="auto" w:fill="FFFFFF"/>
        </w:rPr>
        <w:t>of</w:t>
      </w:r>
      <w:r w:rsidRPr="00175FE9">
        <w:rPr>
          <w:rFonts w:ascii="Arial" w:hAnsi="Arial" w:cs="Arial"/>
          <w:color w:val="000000"/>
          <w:shd w:val="clear" w:color="auto" w:fill="FFFFFF"/>
        </w:rPr>
        <w:t xml:space="preserve"> 96% and </w:t>
      </w:r>
      <w:r w:rsidR="004824D0">
        <w:rPr>
          <w:rFonts w:ascii="Arial" w:hAnsi="Arial" w:cs="Arial"/>
          <w:color w:val="000000"/>
          <w:shd w:val="clear" w:color="auto" w:fill="FFFFFF"/>
        </w:rPr>
        <w:t>specificity (</w:t>
      </w:r>
      <w:r w:rsidRPr="00175FE9">
        <w:rPr>
          <w:rFonts w:ascii="Arial" w:hAnsi="Arial" w:cs="Arial"/>
          <w:color w:val="000000"/>
          <w:shd w:val="clear" w:color="auto" w:fill="FFFFFF"/>
        </w:rPr>
        <w:t>SP</w:t>
      </w:r>
      <w:r w:rsidR="004824D0">
        <w:rPr>
          <w:rFonts w:ascii="Arial" w:hAnsi="Arial" w:cs="Arial"/>
          <w:color w:val="000000"/>
          <w:shd w:val="clear" w:color="auto" w:fill="FFFFFF"/>
        </w:rPr>
        <w:t>)</w:t>
      </w:r>
      <w:r w:rsidRPr="00175FE9">
        <w:rPr>
          <w:rFonts w:ascii="Arial" w:hAnsi="Arial" w:cs="Arial"/>
          <w:color w:val="000000"/>
          <w:shd w:val="clear" w:color="auto" w:fill="FFFFFF"/>
        </w:rPr>
        <w:t xml:space="preserve"> </w:t>
      </w:r>
      <w:r>
        <w:rPr>
          <w:rFonts w:ascii="Arial" w:hAnsi="Arial" w:cs="Arial"/>
          <w:color w:val="000000"/>
          <w:shd w:val="clear" w:color="auto" w:fill="FFFFFF"/>
        </w:rPr>
        <w:t>of</w:t>
      </w:r>
      <w:r w:rsidRPr="00175FE9">
        <w:rPr>
          <w:rFonts w:ascii="Arial" w:hAnsi="Arial" w:cs="Arial"/>
          <w:color w:val="000000"/>
          <w:shd w:val="clear" w:color="auto" w:fill="FFFFFF"/>
        </w:rPr>
        <w:t xml:space="preserve"> 6%. </w:t>
      </w:r>
      <w:r>
        <w:rPr>
          <w:rFonts w:ascii="Arial" w:hAnsi="Arial" w:cs="Arial"/>
          <w:color w:val="000000"/>
          <w:shd w:val="clear" w:color="auto" w:fill="FFFFFF"/>
        </w:rPr>
        <w:t>While</w:t>
      </w:r>
      <w:r w:rsidRPr="00175FE9">
        <w:rPr>
          <w:rFonts w:ascii="Arial" w:hAnsi="Arial" w:cs="Arial"/>
          <w:color w:val="000000"/>
          <w:shd w:val="clear" w:color="auto" w:fill="FFFFFF"/>
        </w:rPr>
        <w:t xml:space="preserve"> high SE </w:t>
      </w:r>
      <w:r>
        <w:rPr>
          <w:rFonts w:ascii="Arial" w:hAnsi="Arial" w:cs="Arial"/>
          <w:color w:val="000000"/>
          <w:shd w:val="clear" w:color="auto" w:fill="FFFFFF"/>
        </w:rPr>
        <w:t xml:space="preserve">ensures potential </w:t>
      </w:r>
      <w:r w:rsidRPr="00175FE9">
        <w:rPr>
          <w:rFonts w:ascii="Arial" w:hAnsi="Arial" w:cs="Arial"/>
          <w:color w:val="000000"/>
          <w:shd w:val="clear" w:color="auto" w:fill="FFFFFF"/>
        </w:rPr>
        <w:t>cases are not missed</w:t>
      </w:r>
      <w:r w:rsidR="004824D0">
        <w:rPr>
          <w:rFonts w:ascii="Arial" w:hAnsi="Arial" w:cs="Arial"/>
          <w:color w:val="000000"/>
          <w:shd w:val="clear" w:color="auto" w:fill="FFFFFF"/>
        </w:rPr>
        <w:t xml:space="preserve"> (</w:t>
      </w:r>
      <w:proofErr w:type="gramStart"/>
      <w:r w:rsidR="004824D0">
        <w:rPr>
          <w:rFonts w:ascii="Arial" w:hAnsi="Arial" w:cs="Arial"/>
          <w:color w:val="000000"/>
          <w:shd w:val="clear" w:color="auto" w:fill="FFFFFF"/>
        </w:rPr>
        <w:t>i.e.;</w:t>
      </w:r>
      <w:proofErr w:type="gramEnd"/>
      <w:r w:rsidR="004824D0">
        <w:rPr>
          <w:rFonts w:ascii="Arial" w:hAnsi="Arial" w:cs="Arial"/>
          <w:color w:val="000000"/>
          <w:shd w:val="clear" w:color="auto" w:fill="FFFFFF"/>
        </w:rPr>
        <w:t xml:space="preserve"> a broad clinical criteria)</w:t>
      </w:r>
      <w:r>
        <w:rPr>
          <w:rFonts w:ascii="Arial" w:hAnsi="Arial" w:cs="Arial"/>
          <w:color w:val="000000"/>
          <w:shd w:val="clear" w:color="auto" w:fill="FFFFFF"/>
        </w:rPr>
        <w:t xml:space="preserve">, clinicians ordered </w:t>
      </w:r>
      <w:r w:rsidR="004824D0">
        <w:rPr>
          <w:rFonts w:ascii="Arial" w:hAnsi="Arial" w:cs="Arial"/>
          <w:color w:val="000000"/>
          <w:shd w:val="clear" w:color="auto" w:fill="FFFFFF"/>
        </w:rPr>
        <w:t xml:space="preserve">leptospirosis </w:t>
      </w:r>
      <w:r>
        <w:rPr>
          <w:rFonts w:ascii="Arial" w:hAnsi="Arial" w:cs="Arial"/>
          <w:color w:val="000000"/>
          <w:shd w:val="clear" w:color="auto" w:fill="FFFFFF"/>
        </w:rPr>
        <w:t>test</w:t>
      </w:r>
      <w:r w:rsidR="004824D0">
        <w:rPr>
          <w:rFonts w:ascii="Arial" w:hAnsi="Arial" w:cs="Arial"/>
          <w:color w:val="000000"/>
          <w:shd w:val="clear" w:color="auto" w:fill="FFFFFF"/>
        </w:rPr>
        <w:t>ing</w:t>
      </w:r>
      <w:r>
        <w:rPr>
          <w:rFonts w:ascii="Arial" w:hAnsi="Arial" w:cs="Arial"/>
          <w:color w:val="000000"/>
          <w:shd w:val="clear" w:color="auto" w:fill="FFFFFF"/>
        </w:rPr>
        <w:t xml:space="preserve"> for </w:t>
      </w:r>
      <w:r w:rsidRPr="00175FE9">
        <w:rPr>
          <w:rFonts w:ascii="Arial" w:hAnsi="Arial" w:cs="Arial"/>
          <w:color w:val="000000"/>
          <w:shd w:val="clear" w:color="auto" w:fill="FFFFFF"/>
        </w:rPr>
        <w:t xml:space="preserve">only </w:t>
      </w:r>
      <w:r>
        <w:rPr>
          <w:rFonts w:ascii="Arial" w:hAnsi="Arial" w:cs="Arial"/>
          <w:color w:val="000000"/>
          <w:shd w:val="clear" w:color="auto" w:fill="FFFFFF"/>
        </w:rPr>
        <w:t>5</w:t>
      </w:r>
      <w:r w:rsidRPr="00175FE9">
        <w:rPr>
          <w:rFonts w:ascii="Arial" w:hAnsi="Arial" w:cs="Arial"/>
          <w:color w:val="000000"/>
          <w:shd w:val="clear" w:color="auto" w:fill="FFFFFF"/>
        </w:rPr>
        <w:t xml:space="preserve">% of </w:t>
      </w:r>
      <w:r>
        <w:rPr>
          <w:rFonts w:ascii="Arial" w:hAnsi="Arial" w:cs="Arial"/>
          <w:color w:val="000000"/>
          <w:shd w:val="clear" w:color="auto" w:fill="FFFFFF"/>
        </w:rPr>
        <w:t xml:space="preserve">the recommended patients </w:t>
      </w:r>
      <w:r w:rsidRPr="00175FE9">
        <w:rPr>
          <w:rFonts w:ascii="Arial" w:hAnsi="Arial" w:cs="Arial"/>
          <w:color w:val="000000"/>
          <w:shd w:val="clear" w:color="auto" w:fill="FFFFFF"/>
        </w:rPr>
        <w:t xml:space="preserve">and </w:t>
      </w:r>
      <w:r w:rsidR="004824D0">
        <w:rPr>
          <w:rFonts w:ascii="Arial" w:hAnsi="Arial" w:cs="Arial"/>
          <w:color w:val="000000"/>
          <w:shd w:val="clear" w:color="auto" w:fill="FFFFFF"/>
        </w:rPr>
        <w:t>those patients t</w:t>
      </w:r>
      <w:r w:rsidRPr="00175FE9">
        <w:rPr>
          <w:rFonts w:ascii="Arial" w:hAnsi="Arial" w:cs="Arial"/>
          <w:color w:val="000000"/>
          <w:shd w:val="clear" w:color="auto" w:fill="FFFFFF"/>
        </w:rPr>
        <w:t xml:space="preserve">ended to have more severe illness. </w:t>
      </w:r>
      <w:r w:rsidR="007D7369" w:rsidRPr="007D7369">
        <w:rPr>
          <w:rFonts w:ascii="Arial" w:hAnsi="Arial" w:cs="Arial"/>
          <w:color w:val="000000"/>
          <w:shd w:val="clear" w:color="auto" w:fill="FFFFFF"/>
        </w:rPr>
        <w:t xml:space="preserve">The level of adherence to a </w:t>
      </w:r>
      <w:r w:rsidR="007D7369">
        <w:rPr>
          <w:rFonts w:ascii="Arial" w:hAnsi="Arial" w:cs="Arial"/>
          <w:color w:val="000000"/>
          <w:shd w:val="clear" w:color="auto" w:fill="FFFFFF"/>
        </w:rPr>
        <w:t xml:space="preserve">broad </w:t>
      </w:r>
      <w:r w:rsidR="007D7369" w:rsidRPr="007D7369">
        <w:rPr>
          <w:rFonts w:ascii="Arial" w:hAnsi="Arial" w:cs="Arial"/>
          <w:color w:val="000000"/>
          <w:shd w:val="clear" w:color="auto" w:fill="FFFFFF"/>
        </w:rPr>
        <w:t xml:space="preserve">clinical criterion for testing recommendations </w:t>
      </w:r>
      <w:r w:rsidR="007D7369">
        <w:rPr>
          <w:rFonts w:ascii="Arial" w:hAnsi="Arial" w:cs="Arial"/>
          <w:color w:val="000000"/>
          <w:shd w:val="clear" w:color="auto" w:fill="FFFFFF"/>
        </w:rPr>
        <w:t>can be challenging,</w:t>
      </w:r>
      <w:r w:rsidR="007D7369" w:rsidRPr="007D7369">
        <w:rPr>
          <w:rFonts w:ascii="Arial" w:hAnsi="Arial" w:cs="Arial"/>
          <w:color w:val="000000"/>
          <w:shd w:val="clear" w:color="auto" w:fill="FFFFFF"/>
        </w:rPr>
        <w:t xml:space="preserve"> </w:t>
      </w:r>
      <w:proofErr w:type="gramStart"/>
      <w:r w:rsidR="007D7369" w:rsidRPr="007D7369">
        <w:rPr>
          <w:rFonts w:ascii="Arial" w:hAnsi="Arial" w:cs="Arial"/>
          <w:color w:val="000000"/>
          <w:shd w:val="clear" w:color="auto" w:fill="FFFFFF"/>
        </w:rPr>
        <w:t>similar to</w:t>
      </w:r>
      <w:proofErr w:type="gramEnd"/>
      <w:r w:rsidR="007D7369" w:rsidRPr="007D7369">
        <w:rPr>
          <w:rFonts w:ascii="Arial" w:hAnsi="Arial" w:cs="Arial"/>
          <w:color w:val="000000"/>
          <w:shd w:val="clear" w:color="auto" w:fill="FFFFFF"/>
        </w:rPr>
        <w:t xml:space="preserve"> the adherence </w:t>
      </w:r>
      <w:r w:rsidR="007D7369">
        <w:rPr>
          <w:rFonts w:ascii="Arial" w:hAnsi="Arial" w:cs="Arial"/>
          <w:color w:val="000000"/>
          <w:shd w:val="clear" w:color="auto" w:fill="FFFFFF"/>
        </w:rPr>
        <w:t xml:space="preserve">to </w:t>
      </w:r>
      <w:r w:rsidR="007D7369" w:rsidRPr="007D7369">
        <w:rPr>
          <w:rFonts w:ascii="Arial" w:hAnsi="Arial" w:cs="Arial"/>
          <w:color w:val="000000"/>
          <w:shd w:val="clear" w:color="auto" w:fill="FFFFFF"/>
        </w:rPr>
        <w:t>more intricate, score-based algorithms</w:t>
      </w:r>
      <w:r w:rsidR="007D7369">
        <w:rPr>
          <w:rFonts w:ascii="Arial" w:hAnsi="Arial" w:cs="Arial"/>
          <w:color w:val="000000"/>
          <w:shd w:val="clear" w:color="auto" w:fill="FFFFFF"/>
        </w:rPr>
        <w:t xml:space="preserve"> for leptospirosis </w:t>
      </w:r>
      <w:r w:rsidR="007D7369">
        <w:rPr>
          <w:rFonts w:ascii="Arial" w:hAnsi="Arial" w:cs="Arial"/>
          <w:color w:val="000000"/>
          <w:shd w:val="clear" w:color="auto" w:fill="FFFFFF"/>
        </w:rPr>
        <w:fldChar w:fldCharType="begin">
          <w:fldData xml:space="preserve">PEVuZE5vdGU+PENpdGU+PEF1dGhvcj5CYW5kYXJhPC9BdXRob3I+PFllYXI+MjAxNjwvWWVhcj48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</w:fldData>
        </w:fldChar>
      </w:r>
      <w:r w:rsidR="00EB7961">
        <w:rPr>
          <w:rFonts w:ascii="Arial" w:hAnsi="Arial" w:cs="Arial"/>
          <w:color w:val="000000"/>
          <w:shd w:val="clear" w:color="auto" w:fill="FFFFFF"/>
        </w:rPr>
        <w:instrText xml:space="preserve"> ADDIN EN.CITE </w:instrText>
      </w:r>
      <w:r w:rsidR="00EB7961">
        <w:rPr>
          <w:rFonts w:ascii="Arial" w:hAnsi="Arial" w:cs="Arial"/>
          <w:color w:val="000000"/>
          <w:shd w:val="clear" w:color="auto" w:fill="FFFFFF"/>
        </w:rPr>
        <w:fldChar w:fldCharType="begin">
          <w:fldData xml:space="preserve">PEVuZE5vdGU+PENpdGU+PEF1dGhvcj5CYW5kYXJhPC9BdXRob3I+PFllYXI+MjAxNjwvWWVhcj48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</w:fldData>
        </w:fldChar>
      </w:r>
      <w:r w:rsidR="00EB7961">
        <w:rPr>
          <w:rFonts w:ascii="Arial" w:hAnsi="Arial" w:cs="Arial"/>
          <w:color w:val="000000"/>
          <w:shd w:val="clear" w:color="auto" w:fill="FFFFFF"/>
        </w:rPr>
        <w:instrText xml:space="preserve"> ADDIN EN.CITE.DATA </w:instrText>
      </w:r>
      <w:r w:rsidR="00EB7961">
        <w:rPr>
          <w:rFonts w:ascii="Arial" w:hAnsi="Arial" w:cs="Arial"/>
          <w:color w:val="000000"/>
          <w:shd w:val="clear" w:color="auto" w:fill="FFFFFF"/>
        </w:rPr>
      </w:r>
      <w:r w:rsidR="00EB7961">
        <w:rPr>
          <w:rFonts w:ascii="Arial" w:hAnsi="Arial" w:cs="Arial"/>
          <w:color w:val="000000"/>
          <w:shd w:val="clear" w:color="auto" w:fill="FFFFFF"/>
        </w:rPr>
        <w:fldChar w:fldCharType="end"/>
      </w:r>
      <w:r w:rsidR="007D7369">
        <w:rPr>
          <w:rFonts w:ascii="Arial" w:hAnsi="Arial" w:cs="Arial"/>
          <w:color w:val="000000"/>
          <w:shd w:val="clear" w:color="auto" w:fill="FFFFFF"/>
        </w:rPr>
      </w:r>
      <w:r w:rsidR="007D7369">
        <w:rPr>
          <w:rFonts w:ascii="Arial" w:hAnsi="Arial" w:cs="Arial"/>
          <w:color w:val="000000"/>
          <w:shd w:val="clear" w:color="auto" w:fill="FFFFFF"/>
        </w:rPr>
        <w:fldChar w:fldCharType="separate"/>
      </w:r>
      <w:r w:rsidR="00EB7961">
        <w:rPr>
          <w:rFonts w:ascii="Arial" w:hAnsi="Arial" w:cs="Arial"/>
          <w:noProof/>
          <w:color w:val="000000"/>
          <w:shd w:val="clear" w:color="auto" w:fill="FFFFFF"/>
        </w:rPr>
        <w:t>[42]</w:t>
      </w:r>
      <w:r w:rsidR="007D7369">
        <w:rPr>
          <w:rFonts w:ascii="Arial" w:hAnsi="Arial" w:cs="Arial"/>
          <w:color w:val="000000"/>
          <w:shd w:val="clear" w:color="auto" w:fill="FFFFFF"/>
        </w:rPr>
        <w:fldChar w:fldCharType="end"/>
      </w:r>
      <w:r w:rsidR="007D7369">
        <w:rPr>
          <w:rFonts w:ascii="Arial" w:hAnsi="Arial" w:cs="Arial"/>
          <w:color w:val="000000"/>
          <w:shd w:val="clear" w:color="auto" w:fill="FFFFFF"/>
        </w:rPr>
        <w:t xml:space="preserve">. </w:t>
      </w:r>
      <w:r>
        <w:rPr>
          <w:rFonts w:ascii="Arial" w:hAnsi="Arial" w:cs="Arial"/>
          <w:color w:val="000000"/>
          <w:shd w:val="clear" w:color="auto" w:fill="FFFFFF"/>
        </w:rPr>
        <w:t xml:space="preserve">We will evaluate further the performance of the current CSTE criteria and investigate data-driven options to optimize SE and SP to the local </w:t>
      </w:r>
      <w:r w:rsidR="007D7369">
        <w:rPr>
          <w:rFonts w:ascii="Arial" w:hAnsi="Arial" w:cs="Arial"/>
          <w:color w:val="000000"/>
          <w:shd w:val="clear" w:color="auto" w:fill="FFFFFF"/>
        </w:rPr>
        <w:t xml:space="preserve">Puerto Rico </w:t>
      </w:r>
      <w:r>
        <w:rPr>
          <w:rFonts w:ascii="Arial" w:hAnsi="Arial" w:cs="Arial"/>
          <w:color w:val="000000"/>
          <w:shd w:val="clear" w:color="auto" w:fill="FFFFFF"/>
        </w:rPr>
        <w:t>setting. We will use penalized regression (e.g</w:t>
      </w:r>
      <w:r w:rsidRPr="007D7369">
        <w:rPr>
          <w:rFonts w:ascii="Arial" w:hAnsi="Arial" w:cs="Arial"/>
          <w:shd w:val="clear" w:color="auto" w:fill="FFFFFF"/>
        </w:rPr>
        <w:t xml:space="preserve">., LASSO) to determine which patient factors (clinical and exposure history) are associated with </w:t>
      </w:r>
      <w:r w:rsidRPr="007D7369">
        <w:rPr>
          <w:rFonts w:ascii="Arial" w:hAnsi="Arial" w:cs="Arial"/>
          <w:shd w:val="clear" w:color="auto" w:fill="FFFFFF"/>
        </w:rPr>
        <w:lastRenderedPageBreak/>
        <w:t>being a potential leptospirosis case for which diagnostic testing is recommended.</w:t>
      </w:r>
      <w:ins w:id="288" w:author="Caitlin Ward" w:date="2024-03-12T10:16:00Z">
        <w:r w:rsidR="00B13CF2">
          <w:rPr>
            <w:rFonts w:ascii="Arial" w:hAnsi="Arial" w:cs="Arial"/>
            <w:shd w:val="clear" w:color="auto" w:fill="FFFFFF"/>
          </w:rPr>
          <w:t xml:space="preserve"> </w:t>
        </w:r>
        <w:commentRangeStart w:id="289"/>
        <w:r w:rsidR="00B13CF2">
          <w:rPr>
            <w:rFonts w:ascii="Arial" w:hAnsi="Arial" w:cs="Arial"/>
            <w:shd w:val="clear" w:color="auto" w:fill="FFFFFF"/>
          </w:rPr>
          <w:t xml:space="preserve">We will </w:t>
        </w:r>
      </w:ins>
      <w:ins w:id="290" w:author="Caitlin Ward" w:date="2024-03-12T12:49:00Z">
        <w:r w:rsidR="004269FC">
          <w:rPr>
            <w:rFonts w:ascii="Arial" w:hAnsi="Arial" w:cs="Arial"/>
            <w:shd w:val="clear" w:color="auto" w:fill="FFFFFF"/>
          </w:rPr>
          <w:t>combine these with any additional factors identified by</w:t>
        </w:r>
      </w:ins>
      <w:ins w:id="291" w:author="Caitlin Ward" w:date="2024-03-12T12:48:00Z">
        <w:r w:rsidR="001C6293">
          <w:rPr>
            <w:rFonts w:ascii="Arial" w:hAnsi="Arial" w:cs="Arial"/>
            <w:shd w:val="clear" w:color="auto" w:fill="FFFFFF"/>
          </w:rPr>
          <w:t xml:space="preserve"> our</w:t>
        </w:r>
      </w:ins>
      <w:del w:id="292" w:author="Caitlin Ward" w:date="2024-03-12T12:48:00Z">
        <w:r w:rsidRPr="007D7369" w:rsidDel="001C6293">
          <w:rPr>
            <w:rFonts w:ascii="Arial" w:hAnsi="Arial" w:cs="Arial"/>
            <w:shd w:val="clear" w:color="auto" w:fill="FFFFFF"/>
          </w:rPr>
          <w:delText xml:space="preserve"> </w:delText>
        </w:r>
      </w:del>
      <w:ins w:id="293" w:author="Caitlin Ward" w:date="2024-03-12T10:18:00Z">
        <w:r w:rsidR="00B13CF2">
          <w:rPr>
            <w:rFonts w:ascii="Arial" w:hAnsi="Arial" w:cs="Arial"/>
            <w:shd w:val="clear" w:color="auto" w:fill="FFFFFF"/>
          </w:rPr>
          <w:t xml:space="preserve"> clinical co-investigators</w:t>
        </w:r>
      </w:ins>
      <w:ins w:id="294" w:author="Caitlin Ward" w:date="2024-03-12T12:48:00Z">
        <w:r w:rsidR="001C6293">
          <w:rPr>
            <w:rFonts w:ascii="Arial" w:hAnsi="Arial" w:cs="Arial"/>
            <w:shd w:val="clear" w:color="auto" w:fill="FFFFFF"/>
          </w:rPr>
          <w:t xml:space="preserve"> </w:t>
        </w:r>
      </w:ins>
      <w:ins w:id="295" w:author="Caitlin Ward" w:date="2024-03-12T12:49:00Z">
        <w:r w:rsidR="004269FC">
          <w:rPr>
            <w:rFonts w:ascii="Arial" w:hAnsi="Arial" w:cs="Arial"/>
            <w:shd w:val="clear" w:color="auto" w:fill="FFFFFF"/>
          </w:rPr>
          <w:t xml:space="preserve">as </w:t>
        </w:r>
      </w:ins>
      <w:ins w:id="296" w:author="Caitlin Ward" w:date="2024-03-12T12:50:00Z">
        <w:r w:rsidR="004269FC">
          <w:rPr>
            <w:rFonts w:ascii="Arial" w:hAnsi="Arial" w:cs="Arial"/>
            <w:shd w:val="clear" w:color="auto" w:fill="FFFFFF"/>
          </w:rPr>
          <w:t xml:space="preserve">potentially </w:t>
        </w:r>
      </w:ins>
      <w:ins w:id="297" w:author="Caitlin Ward" w:date="2024-03-12T10:18:00Z">
        <w:r w:rsidR="00B13CF2">
          <w:rPr>
            <w:rFonts w:ascii="Arial" w:hAnsi="Arial" w:cs="Arial"/>
            <w:shd w:val="clear" w:color="auto" w:fill="FFFFFF"/>
          </w:rPr>
          <w:t xml:space="preserve">important in diagnosis leptospirosis </w:t>
        </w:r>
      </w:ins>
      <w:ins w:id="298" w:author="Caitlin Ward" w:date="2024-03-12T10:19:00Z">
        <w:r w:rsidR="00B13CF2">
          <w:rPr>
            <w:rFonts w:ascii="Arial" w:hAnsi="Arial" w:cs="Arial"/>
            <w:shd w:val="clear" w:color="auto" w:fill="FFFFFF"/>
          </w:rPr>
          <w:t xml:space="preserve">in Puerto </w:t>
        </w:r>
        <w:r w:rsidR="00B13CF2">
          <w:rPr>
            <w:rFonts w:ascii="Arial" w:hAnsi="Arial" w:cs="Arial"/>
            <w:shd w:val="clear" w:color="auto" w:fill="FFFFFF"/>
          </w:rPr>
          <w:t xml:space="preserve">Rico. </w:t>
        </w:r>
      </w:ins>
      <w:commentRangeEnd w:id="289"/>
      <w:ins w:id="299" w:author="Caitlin Ward" w:date="2024-03-12T12:53:00Z">
        <w:r w:rsidR="004269FC">
          <w:rPr>
            <w:rStyle w:val="CommentReference"/>
          </w:rPr>
          <w:commentReference w:id="289"/>
        </w:r>
      </w:ins>
      <w:ins w:id="300" w:author="Caitlin Ward" w:date="2024-03-12T10:19:00Z">
        <w:r w:rsidR="00B13CF2">
          <w:rPr>
            <w:rFonts w:ascii="Arial" w:hAnsi="Arial" w:cs="Arial"/>
            <w:shd w:val="clear" w:color="auto" w:fill="FFFFFF"/>
          </w:rPr>
          <w:t xml:space="preserve">We will then </w:t>
        </w:r>
      </w:ins>
      <w:ins w:id="301" w:author="Caitlin Ward" w:date="2024-03-12T10:20:00Z">
        <w:r w:rsidR="006A07CB">
          <w:rPr>
            <w:rFonts w:ascii="Arial" w:hAnsi="Arial" w:cs="Arial"/>
            <w:shd w:val="clear" w:color="auto" w:fill="FFFFFF"/>
          </w:rPr>
          <w:t>use</w:t>
        </w:r>
        <w:r w:rsidR="00B13CF2">
          <w:rPr>
            <w:rFonts w:ascii="Arial" w:hAnsi="Arial" w:cs="Arial"/>
            <w:shd w:val="clear" w:color="auto" w:fill="FFFFFF"/>
          </w:rPr>
          <w:t xml:space="preserve"> </w:t>
        </w:r>
      </w:ins>
      <w:ins w:id="302" w:author="Caitlin Ward" w:date="2024-03-12T12:48:00Z">
        <w:r w:rsidR="001C6293">
          <w:rPr>
            <w:rFonts w:ascii="Arial" w:hAnsi="Arial" w:cs="Arial"/>
            <w:shd w:val="clear" w:color="auto" w:fill="FFFFFF"/>
          </w:rPr>
          <w:t xml:space="preserve">both the </w:t>
        </w:r>
      </w:ins>
      <w:ins w:id="303" w:author="Caitlin Ward" w:date="2024-03-12T10:20:00Z">
        <w:r w:rsidR="00B13CF2">
          <w:rPr>
            <w:rFonts w:ascii="Arial" w:hAnsi="Arial" w:cs="Arial"/>
            <w:shd w:val="clear" w:color="auto" w:fill="FFFFFF"/>
          </w:rPr>
          <w:t xml:space="preserve">empirically and clinically identified variables </w:t>
        </w:r>
        <w:r w:rsidR="006A07CB">
          <w:rPr>
            <w:rFonts w:ascii="Arial" w:hAnsi="Arial" w:cs="Arial"/>
            <w:shd w:val="clear" w:color="auto" w:fill="FFFFFF"/>
          </w:rPr>
          <w:t xml:space="preserve">to develop </w:t>
        </w:r>
      </w:ins>
      <w:ins w:id="304" w:author="Caitlin Ward" w:date="2024-03-12T10:24:00Z">
        <w:r w:rsidR="006A07CB">
          <w:rPr>
            <w:rFonts w:ascii="Arial" w:hAnsi="Arial" w:cs="Arial"/>
            <w:shd w:val="clear" w:color="auto" w:fill="FFFFFF"/>
          </w:rPr>
          <w:t>a</w:t>
        </w:r>
      </w:ins>
      <w:ins w:id="305" w:author="Caitlin Ward" w:date="2024-03-12T12:50:00Z">
        <w:r w:rsidR="004269FC">
          <w:rPr>
            <w:rFonts w:ascii="Arial" w:hAnsi="Arial" w:cs="Arial"/>
            <w:shd w:val="clear" w:color="auto" w:fill="FFFFFF"/>
          </w:rPr>
          <w:t xml:space="preserve"> decision-making </w:t>
        </w:r>
      </w:ins>
      <w:ins w:id="306" w:author="Caitlin Ward" w:date="2024-03-12T10:24:00Z">
        <w:r w:rsidR="006A07CB">
          <w:rPr>
            <w:rFonts w:ascii="Arial" w:hAnsi="Arial" w:cs="Arial"/>
            <w:shd w:val="clear" w:color="auto" w:fill="FFFFFF"/>
          </w:rPr>
          <w:t xml:space="preserve">algorithm </w:t>
        </w:r>
      </w:ins>
      <w:ins w:id="307" w:author="Caitlin Ward" w:date="2024-03-12T10:25:00Z">
        <w:r w:rsidR="006A07CB">
          <w:rPr>
            <w:rFonts w:ascii="Arial" w:hAnsi="Arial" w:cs="Arial"/>
            <w:shd w:val="clear" w:color="auto" w:fill="FFFFFF"/>
          </w:rPr>
          <w:t xml:space="preserve">to </w:t>
        </w:r>
      </w:ins>
      <w:del w:id="308" w:author="Caitlin Ward" w:date="2024-03-12T10:25:00Z">
        <w:r w:rsidRPr="007D7369" w:rsidDel="006A07CB">
          <w:rPr>
            <w:rFonts w:ascii="Arial" w:hAnsi="Arial" w:cs="Arial"/>
            <w:shd w:val="clear" w:color="auto" w:fill="FFFFFF"/>
          </w:rPr>
          <w:delText xml:space="preserve">Then, using the identified variables, we will build a decision tree for </w:delText>
        </w:r>
      </w:del>
      <w:r w:rsidRPr="007D7369">
        <w:rPr>
          <w:rFonts w:ascii="Arial" w:hAnsi="Arial" w:cs="Arial"/>
          <w:shd w:val="clear" w:color="auto" w:fill="FFFFFF"/>
        </w:rPr>
        <w:t>classify</w:t>
      </w:r>
      <w:del w:id="309" w:author="Caitlin Ward" w:date="2024-03-12T10:25:00Z">
        <w:r w:rsidRPr="007D7369" w:rsidDel="006A07CB">
          <w:rPr>
            <w:rFonts w:ascii="Arial" w:hAnsi="Arial" w:cs="Arial"/>
            <w:shd w:val="clear" w:color="auto" w:fill="FFFFFF"/>
          </w:rPr>
          <w:delText>ing</w:delText>
        </w:r>
      </w:del>
      <w:r w:rsidRPr="007D7369">
        <w:rPr>
          <w:rFonts w:ascii="Arial" w:hAnsi="Arial" w:cs="Arial"/>
          <w:shd w:val="clear" w:color="auto" w:fill="FFFFFF"/>
        </w:rPr>
        <w:t xml:space="preserve"> UAFI patients as potential leptospirosis case/not leptospirosis case </w:t>
      </w:r>
      <w:del w:id="310" w:author="Caitlin Ward" w:date="2024-03-12T12:51:00Z">
        <w:r w:rsidRPr="007D7369" w:rsidDel="004269FC">
          <w:rPr>
            <w:rFonts w:ascii="Arial" w:hAnsi="Arial" w:cs="Arial"/>
            <w:shd w:val="clear" w:color="auto" w:fill="FFFFFF"/>
          </w:rPr>
          <w:delText xml:space="preserve">for </w:delText>
        </w:r>
      </w:del>
      <w:r w:rsidRPr="007D7369">
        <w:rPr>
          <w:rFonts w:ascii="Arial" w:hAnsi="Arial" w:cs="Arial"/>
          <w:shd w:val="clear" w:color="auto" w:fill="FFFFFF"/>
        </w:rPr>
        <w:t>recommended</w:t>
      </w:r>
      <w:ins w:id="311" w:author="Caitlin Ward" w:date="2024-03-12T12:51:00Z">
        <w:r w:rsidR="004269FC">
          <w:rPr>
            <w:rFonts w:ascii="Arial" w:hAnsi="Arial" w:cs="Arial"/>
            <w:shd w:val="clear" w:color="auto" w:fill="FFFFFF"/>
          </w:rPr>
          <w:t xml:space="preserve"> for</w:t>
        </w:r>
      </w:ins>
      <w:r w:rsidRPr="007D7369">
        <w:rPr>
          <w:rFonts w:ascii="Arial" w:hAnsi="Arial" w:cs="Arial"/>
          <w:shd w:val="clear" w:color="auto" w:fill="FFFFFF"/>
        </w:rPr>
        <w:t xml:space="preserve"> laboratory diagnostic testing</w:t>
      </w:r>
      <w:r w:rsidRPr="00E9745F">
        <w:rPr>
          <w:rFonts w:ascii="Arial" w:hAnsi="Arial" w:cs="Arial"/>
          <w:shd w:val="clear" w:color="auto" w:fill="FFFFFF"/>
        </w:rPr>
        <w:t>.</w:t>
      </w:r>
      <w:ins w:id="312" w:author="Caitlin Ward" w:date="2024-03-12T10:25:00Z">
        <w:r w:rsidR="006A07CB">
          <w:rPr>
            <w:rFonts w:ascii="Arial" w:hAnsi="Arial" w:cs="Arial"/>
            <w:shd w:val="clear" w:color="auto" w:fill="FFFFFF"/>
          </w:rPr>
          <w:t xml:space="preserve"> </w:t>
        </w:r>
      </w:ins>
      <w:ins w:id="313" w:author="Caitlin Ward" w:date="2024-03-12T10:26:00Z">
        <w:r w:rsidR="006A07CB">
          <w:rPr>
            <w:rFonts w:ascii="Arial" w:hAnsi="Arial" w:cs="Arial"/>
            <w:shd w:val="clear" w:color="auto" w:fill="FFFFFF"/>
          </w:rPr>
          <w:t xml:space="preserve">Our algorithm will be </w:t>
        </w:r>
      </w:ins>
      <w:ins w:id="314" w:author="Caitlin Ward" w:date="2024-03-12T12:51:00Z">
        <w:r w:rsidR="004269FC">
          <w:rPr>
            <w:rFonts w:ascii="Arial" w:hAnsi="Arial" w:cs="Arial"/>
            <w:shd w:val="clear" w:color="auto" w:fill="FFFFFF"/>
          </w:rPr>
          <w:t>built from a</w:t>
        </w:r>
      </w:ins>
      <w:ins w:id="315" w:author="Caitlin Ward" w:date="2024-03-12T10:26:00Z">
        <w:r w:rsidR="006A07CB">
          <w:rPr>
            <w:rFonts w:ascii="Arial" w:hAnsi="Arial" w:cs="Arial"/>
            <w:shd w:val="clear" w:color="auto" w:fill="FFFFFF"/>
          </w:rPr>
          <w:t xml:space="preserve"> decision tree for interpre</w:t>
        </w:r>
      </w:ins>
      <w:ins w:id="316" w:author="Caitlin Ward" w:date="2024-03-12T10:27:00Z">
        <w:r w:rsidR="006A07CB">
          <w:rPr>
            <w:rFonts w:ascii="Arial" w:hAnsi="Arial" w:cs="Arial"/>
            <w:shd w:val="clear" w:color="auto" w:fill="FFFFFF"/>
          </w:rPr>
          <w:t>tability and ease of translating results to a clinical setting.</w:t>
        </w:r>
      </w:ins>
      <w:r w:rsidR="00E9745F">
        <w:rPr>
          <w:rFonts w:ascii="Arial" w:hAnsi="Arial" w:cs="Arial"/>
          <w:shd w:val="clear" w:color="auto" w:fill="FFFFFF"/>
        </w:rPr>
        <w:t xml:space="preserve"> </w:t>
      </w:r>
      <w:r w:rsidR="00E9745F" w:rsidRPr="00E9745F">
        <w:rPr>
          <w:rFonts w:ascii="Arial" w:hAnsi="Arial" w:cs="Arial"/>
          <w:shd w:val="clear" w:color="auto" w:fill="FFFFFF"/>
        </w:rPr>
        <w:t>Models will be evaluated in terms of predictive performance as measured by the area under the receiver operating curve (AUC) metric.</w:t>
      </w:r>
      <w:ins w:id="317" w:author="Claudia A Munoz-Zanzi" w:date="2024-03-07T13:41:00Z">
        <w:r w:rsidR="00C20E38">
          <w:rPr>
            <w:rFonts w:ascii="Arial" w:hAnsi="Arial" w:cs="Arial"/>
            <w:shd w:val="clear" w:color="auto" w:fill="FFFFFF"/>
          </w:rPr>
          <w:t xml:space="preserve"> [[Add development of a new clinical </w:t>
        </w:r>
        <w:proofErr w:type="gramStart"/>
        <w:r w:rsidR="00C20E38">
          <w:rPr>
            <w:rFonts w:ascii="Arial" w:hAnsi="Arial" w:cs="Arial"/>
            <w:shd w:val="clear" w:color="auto" w:fill="FFFFFF"/>
          </w:rPr>
          <w:t>decision making</w:t>
        </w:r>
        <w:proofErr w:type="gramEnd"/>
        <w:r w:rsidR="00C20E38">
          <w:rPr>
            <w:rFonts w:ascii="Arial" w:hAnsi="Arial" w:cs="Arial"/>
            <w:shd w:val="clear" w:color="auto" w:fill="FFFFFF"/>
          </w:rPr>
          <w:t xml:space="preserve"> algorithm] </w:t>
        </w:r>
      </w:ins>
    </w:p>
    <w:bookmarkEnd w:id="287"/>
    <w:p w14:paraId="6103C191" w14:textId="77777777" w:rsidR="00856F16" w:rsidRDefault="00856F16" w:rsidP="00856F16">
      <w:pPr>
        <w:spacing w:after="0" w:line="240" w:lineRule="auto"/>
        <w:rPr>
          <w:rFonts w:ascii="Arial" w:hAnsi="Arial" w:cs="Arial"/>
          <w:b/>
        </w:rPr>
      </w:pPr>
    </w:p>
    <w:p w14:paraId="193A8B39" w14:textId="21CE8A4D" w:rsidR="001D56A3" w:rsidRDefault="001D56A3" w:rsidP="001D56A3">
      <w:pPr>
        <w:spacing w:after="0" w:line="240" w:lineRule="auto"/>
        <w:rPr>
          <w:rFonts w:ascii="Arial" w:hAnsi="Arial" w:cs="Arial"/>
          <w:b/>
        </w:rPr>
      </w:pPr>
      <w:bookmarkStart w:id="318" w:name="_Hlk137289816"/>
      <w:r>
        <w:rPr>
          <w:rFonts w:ascii="Arial" w:hAnsi="Arial" w:cs="Arial"/>
          <w:b/>
        </w:rPr>
        <w:t xml:space="preserve">Aim 2 – To </w:t>
      </w:r>
      <w:commentRangeStart w:id="319"/>
      <w:r>
        <w:rPr>
          <w:rFonts w:ascii="Arial" w:hAnsi="Arial" w:cs="Arial"/>
          <w:b/>
        </w:rPr>
        <w:t>estimate</w:t>
      </w:r>
      <w:commentRangeEnd w:id="319"/>
      <w:r w:rsidR="00C20E38">
        <w:rPr>
          <w:rStyle w:val="CommentReference"/>
        </w:rPr>
        <w:commentReference w:id="319"/>
      </w:r>
      <w:r>
        <w:rPr>
          <w:rFonts w:ascii="Arial" w:hAnsi="Arial" w:cs="Arial"/>
          <w:b/>
        </w:rPr>
        <w:t xml:space="preserve"> the burden of leptospirosis in Puerto Rico considering clinician practices and diagnostic test </w:t>
      </w:r>
      <w:r w:rsidR="000E4433">
        <w:rPr>
          <w:rFonts w:ascii="Arial" w:hAnsi="Arial" w:cs="Arial"/>
          <w:b/>
        </w:rPr>
        <w:t>uncertainty.</w:t>
      </w:r>
    </w:p>
    <w:bookmarkEnd w:id="318"/>
    <w:p w14:paraId="75FBBE61" w14:textId="77777777" w:rsidR="001D56A3" w:rsidRDefault="001D56A3" w:rsidP="001D56A3">
      <w:pPr>
        <w:spacing w:after="0" w:line="240" w:lineRule="auto"/>
        <w:rPr>
          <w:rFonts w:ascii="Arial" w:hAnsi="Arial" w:cs="Arial"/>
          <w:b/>
        </w:rPr>
      </w:pPr>
    </w:p>
    <w:p w14:paraId="249EB03E" w14:textId="6902A729" w:rsidR="003A08E5" w:rsidRDefault="003A08E5" w:rsidP="001D56A3">
      <w:pPr>
        <w:spacing w:after="0" w:line="240" w:lineRule="auto"/>
        <w:rPr>
          <w:rFonts w:ascii="Arial" w:hAnsi="Arial" w:cs="Arial"/>
          <w:bCs/>
        </w:rPr>
      </w:pPr>
      <w:r>
        <w:rPr>
          <w:rFonts w:ascii="Arial" w:hAnsi="Arial" w:cs="Arial"/>
          <w:bCs/>
        </w:rPr>
        <w:t>Knowledge of disease burden</w:t>
      </w:r>
      <w:r w:rsidR="00137096">
        <w:rPr>
          <w:rFonts w:ascii="Arial" w:hAnsi="Arial" w:cs="Arial"/>
          <w:bCs/>
        </w:rPr>
        <w:t xml:space="preserve"> </w:t>
      </w:r>
      <w:r w:rsidR="0095761B">
        <w:rPr>
          <w:rFonts w:ascii="Arial" w:hAnsi="Arial" w:cs="Arial"/>
          <w:bCs/>
        </w:rPr>
        <w:t xml:space="preserve">is </w:t>
      </w:r>
      <w:r>
        <w:rPr>
          <w:rFonts w:ascii="Arial" w:hAnsi="Arial" w:cs="Arial"/>
          <w:bCs/>
        </w:rPr>
        <w:t xml:space="preserve">important for public health decision making, allocation of sources, </w:t>
      </w:r>
      <w:r w:rsidR="00137096">
        <w:rPr>
          <w:rFonts w:ascii="Arial" w:hAnsi="Arial" w:cs="Arial"/>
          <w:bCs/>
        </w:rPr>
        <w:t>and to address s</w:t>
      </w:r>
      <w:r>
        <w:rPr>
          <w:rFonts w:ascii="Arial" w:hAnsi="Arial" w:cs="Arial"/>
          <w:bCs/>
        </w:rPr>
        <w:t xml:space="preserve">ocial determinants of health. </w:t>
      </w:r>
      <w:r w:rsidR="00137096">
        <w:rPr>
          <w:rFonts w:ascii="Arial" w:hAnsi="Arial" w:cs="Arial"/>
          <w:bCs/>
        </w:rPr>
        <w:t>For this</w:t>
      </w:r>
      <w:r w:rsidR="00DE33E0">
        <w:rPr>
          <w:rFonts w:ascii="Arial" w:hAnsi="Arial" w:cs="Arial"/>
          <w:bCs/>
        </w:rPr>
        <w:t xml:space="preserve"> purpose</w:t>
      </w:r>
      <w:r w:rsidR="00137096">
        <w:rPr>
          <w:rFonts w:ascii="Arial" w:hAnsi="Arial" w:cs="Arial"/>
          <w:bCs/>
        </w:rPr>
        <w:t>, r</w:t>
      </w:r>
      <w:r w:rsidR="000F3C58">
        <w:rPr>
          <w:rFonts w:ascii="Arial" w:hAnsi="Arial" w:cs="Arial"/>
          <w:bCs/>
        </w:rPr>
        <w:t xml:space="preserve">eliable </w:t>
      </w:r>
      <w:r w:rsidR="00D53383">
        <w:rPr>
          <w:rFonts w:ascii="Arial" w:hAnsi="Arial" w:cs="Arial"/>
          <w:bCs/>
        </w:rPr>
        <w:t>estimates</w:t>
      </w:r>
      <w:r w:rsidR="000F3C58">
        <w:rPr>
          <w:rFonts w:ascii="Arial" w:hAnsi="Arial" w:cs="Arial"/>
          <w:bCs/>
        </w:rPr>
        <w:t xml:space="preserve"> of population </w:t>
      </w:r>
      <w:r w:rsidR="00137096">
        <w:rPr>
          <w:rFonts w:ascii="Arial" w:hAnsi="Arial" w:cs="Arial"/>
          <w:bCs/>
        </w:rPr>
        <w:t xml:space="preserve">disease </w:t>
      </w:r>
      <w:r w:rsidR="000F3C58">
        <w:rPr>
          <w:rFonts w:ascii="Arial" w:hAnsi="Arial" w:cs="Arial"/>
          <w:bCs/>
        </w:rPr>
        <w:t>prevalence are needed</w:t>
      </w:r>
      <w:r w:rsidR="00137096">
        <w:rPr>
          <w:rFonts w:ascii="Arial" w:hAnsi="Arial" w:cs="Arial"/>
          <w:bCs/>
        </w:rPr>
        <w:t xml:space="preserve"> and at the relevant scales</w:t>
      </w:r>
      <w:r w:rsidR="000F3C58">
        <w:rPr>
          <w:rFonts w:ascii="Arial" w:hAnsi="Arial" w:cs="Arial"/>
          <w:bCs/>
        </w:rPr>
        <w:t>.</w:t>
      </w:r>
      <w:r>
        <w:rPr>
          <w:rFonts w:ascii="Arial" w:hAnsi="Arial" w:cs="Arial"/>
          <w:bCs/>
        </w:rPr>
        <w:t xml:space="preserve"> For leptospirosis, as </w:t>
      </w:r>
      <w:r w:rsidR="00137096">
        <w:rPr>
          <w:rFonts w:ascii="Arial" w:hAnsi="Arial" w:cs="Arial"/>
          <w:bCs/>
        </w:rPr>
        <w:t xml:space="preserve">with </w:t>
      </w:r>
      <w:r>
        <w:rPr>
          <w:rFonts w:ascii="Arial" w:hAnsi="Arial" w:cs="Arial"/>
          <w:bCs/>
        </w:rPr>
        <w:t xml:space="preserve">many other </w:t>
      </w:r>
      <w:r w:rsidR="00137096">
        <w:rPr>
          <w:rFonts w:ascii="Arial" w:hAnsi="Arial" w:cs="Arial"/>
          <w:bCs/>
        </w:rPr>
        <w:t xml:space="preserve">tropical </w:t>
      </w:r>
      <w:r>
        <w:rPr>
          <w:rFonts w:ascii="Arial" w:hAnsi="Arial" w:cs="Arial"/>
          <w:bCs/>
        </w:rPr>
        <w:t>infections</w:t>
      </w:r>
      <w:r w:rsidR="007D7369">
        <w:rPr>
          <w:rFonts w:ascii="Arial" w:hAnsi="Arial" w:cs="Arial"/>
          <w:bCs/>
        </w:rPr>
        <w:t xml:space="preserve"> that need laboratory confirmation</w:t>
      </w:r>
      <w:r>
        <w:rPr>
          <w:rFonts w:ascii="Arial" w:hAnsi="Arial" w:cs="Arial"/>
          <w:bCs/>
        </w:rPr>
        <w:t xml:space="preserve">, relying only on </w:t>
      </w:r>
      <w:r w:rsidR="00332CC0">
        <w:rPr>
          <w:rFonts w:ascii="Arial" w:hAnsi="Arial" w:cs="Arial"/>
          <w:bCs/>
        </w:rPr>
        <w:t xml:space="preserve">the </w:t>
      </w:r>
      <w:r>
        <w:rPr>
          <w:rFonts w:ascii="Arial" w:hAnsi="Arial" w:cs="Arial"/>
          <w:bCs/>
        </w:rPr>
        <w:t>r</w:t>
      </w:r>
      <w:r w:rsidR="00FB16D3" w:rsidRPr="00FB16D3">
        <w:rPr>
          <w:rFonts w:ascii="Arial" w:hAnsi="Arial" w:cs="Arial"/>
          <w:bCs/>
        </w:rPr>
        <w:t xml:space="preserve">eported number of </w:t>
      </w:r>
      <w:r w:rsidRPr="00FB16D3">
        <w:rPr>
          <w:rFonts w:ascii="Arial" w:hAnsi="Arial" w:cs="Arial"/>
          <w:bCs/>
        </w:rPr>
        <w:t>laborator</w:t>
      </w:r>
      <w:r>
        <w:rPr>
          <w:rFonts w:ascii="Arial" w:hAnsi="Arial" w:cs="Arial"/>
          <w:bCs/>
        </w:rPr>
        <w:t>y-</w:t>
      </w:r>
      <w:r w:rsidR="00FB16D3" w:rsidRPr="00FB16D3">
        <w:rPr>
          <w:rFonts w:ascii="Arial" w:hAnsi="Arial" w:cs="Arial"/>
          <w:bCs/>
        </w:rPr>
        <w:t>confirmed cases</w:t>
      </w:r>
      <w:r w:rsidR="00966EDE">
        <w:rPr>
          <w:rFonts w:ascii="Arial" w:hAnsi="Arial" w:cs="Arial"/>
          <w:bCs/>
        </w:rPr>
        <w:t xml:space="preserve"> (passive surveillance) </w:t>
      </w:r>
      <w:r w:rsidR="00080FA3">
        <w:rPr>
          <w:rFonts w:ascii="Arial" w:hAnsi="Arial" w:cs="Arial"/>
          <w:bCs/>
        </w:rPr>
        <w:t>is</w:t>
      </w:r>
      <w:r>
        <w:rPr>
          <w:rFonts w:ascii="Arial" w:hAnsi="Arial" w:cs="Arial"/>
          <w:bCs/>
        </w:rPr>
        <w:t xml:space="preserve"> of </w:t>
      </w:r>
      <w:r w:rsidR="00FB16D3" w:rsidRPr="00FB16D3">
        <w:rPr>
          <w:rFonts w:ascii="Arial" w:hAnsi="Arial" w:cs="Arial"/>
          <w:bCs/>
        </w:rPr>
        <w:t xml:space="preserve">limited value in </w:t>
      </w:r>
      <w:r w:rsidR="00D03BE7" w:rsidRPr="00FB16D3">
        <w:rPr>
          <w:rFonts w:ascii="Arial" w:hAnsi="Arial" w:cs="Arial"/>
          <w:bCs/>
        </w:rPr>
        <w:t>determining</w:t>
      </w:r>
      <w:r w:rsidR="00FB16D3" w:rsidRPr="00FB16D3">
        <w:rPr>
          <w:rFonts w:ascii="Arial" w:hAnsi="Arial" w:cs="Arial"/>
          <w:bCs/>
        </w:rPr>
        <w:t xml:space="preserve"> </w:t>
      </w:r>
      <w:r>
        <w:rPr>
          <w:rFonts w:ascii="Arial" w:hAnsi="Arial" w:cs="Arial"/>
          <w:bCs/>
        </w:rPr>
        <w:t xml:space="preserve">impact of a disease </w:t>
      </w:r>
      <w:r w:rsidR="00FB16D3" w:rsidRPr="00FB16D3">
        <w:rPr>
          <w:rFonts w:ascii="Arial" w:hAnsi="Arial" w:cs="Arial"/>
          <w:bCs/>
        </w:rPr>
        <w:t>because of variable case detection practices</w:t>
      </w:r>
      <w:r w:rsidR="00966EDE">
        <w:rPr>
          <w:rFonts w:ascii="Arial" w:hAnsi="Arial" w:cs="Arial"/>
          <w:bCs/>
        </w:rPr>
        <w:t xml:space="preserve"> and laboratory services</w:t>
      </w:r>
      <w:r w:rsidR="007D7369">
        <w:rPr>
          <w:rFonts w:ascii="Arial" w:hAnsi="Arial" w:cs="Arial"/>
          <w:bCs/>
        </w:rPr>
        <w:t xml:space="preserve"> </w:t>
      </w:r>
      <w:r w:rsidR="00DE33E0">
        <w:rPr>
          <w:rFonts w:ascii="Arial" w:hAnsi="Arial" w:cs="Arial"/>
          <w:bCs/>
        </w:rPr>
        <w:fldChar w:fldCharType="begin"/>
      </w:r>
      <w:r w:rsidR="00EB7961">
        <w:rPr>
          <w:rFonts w:ascii="Arial" w:hAnsi="Arial" w:cs="Arial"/>
          <w:bCs/>
        </w:rPr>
        <w:instrText xml:space="preserve"> ADDIN EN.CITE &lt;EndNote&gt;&lt;Cite&gt;&lt;Author&gt;Warnasekara&lt;/Author&gt;&lt;Year&gt;2021&lt;/Year&gt;&lt;RecNum&gt;5538&lt;/RecNum&gt;&lt;DisplayText&gt;[43]&lt;/DisplayText&gt;&lt;record&gt;&lt;rec-number&gt;5538&lt;/rec-number&gt;&lt;foreign-keys&gt;&lt;key app="EN" db-id="dvpw0092of9z03e5tfq5e29vppreazxpwrt2" timestamp="1684503532"&gt;5538&lt;/key&gt;&lt;/foreign-keys&gt;&lt;ref-type name="Journal Article"&gt;17&lt;/ref-type&gt;&lt;contributors&gt;&lt;authors&gt;&lt;author&gt;Warnasekara, J.&lt;/author&gt;&lt;author&gt;Srimantha, S. M.&lt;/author&gt;&lt;author&gt;Agampodi, S. B.&lt;/author&gt;&lt;/authors&gt;&lt;/contributors&gt;&lt;auth-address&gt;Department of Community Medicine, Faculty of Medicine and Allied Sciences, Rajarata University of Sri Lanka, Anuradhapura, Sri Lanka jwarnasekara@yahoo.com.&amp;#xD;Department of Community Medicine, Faculty of Medicine and Allied Sciences, Rajarata University of Sri Lanka, Anuradhapura, Sri Lanka.&lt;/auth-address&gt;&lt;titles&gt;&lt;title&gt;Estimating the burden of leptospirosis: global lessons from Sri Lanka&lt;/title&gt;&lt;secondary-title&gt;BMJ Glob Health&lt;/secondary-title&gt;&lt;/titles&gt;&lt;periodical&gt;&lt;full-title&gt;BMJ global health&lt;/full-title&gt;&lt;abbr-1&gt;BMJ Glob Health&lt;/abbr-1&gt;&lt;/periodical&gt;&lt;volume&gt;6&lt;/volume&gt;&lt;number&gt;10&lt;/number&gt;&lt;edition&gt;2021/10/29&lt;/edition&gt;&lt;keywords&gt;&lt;keyword&gt;Humans&lt;/keyword&gt;&lt;keyword&gt;*Leptospirosis/epidemiology&lt;/keyword&gt;&lt;keyword&gt;Sri Lanka/epidemiology&lt;/keyword&gt;&lt;keyword&gt;epidemiology&lt;/keyword&gt;&lt;keyword&gt;health systems&lt;/keyword&gt;&lt;keyword&gt;leptospirosis&lt;/keyword&gt;&lt;/keywords&gt;&lt;dates&gt;&lt;year&gt;2021&lt;/year&gt;&lt;pub-dates&gt;&lt;date&gt;Oct&lt;/date&gt;&lt;/pub-dates&gt;&lt;/dates&gt;&lt;isbn&gt;2059-7908 (Print)&amp;#xD;2059-7908 (Electronic)&amp;#xD;2059-7908 (Linking)&lt;/isbn&gt;&lt;accession-num&gt;34706880&lt;/accession-num&gt;&lt;urls&gt;&lt;related-urls&gt;&lt;url&gt;https://www.ncbi.nlm.nih.gov/pubmed/34706880&lt;/url&gt;&lt;url&gt;https://gh.bmj.com/content/bmjgh/6/10/e006946.full.pdf&lt;/url&gt;&lt;/related-urls&gt;&lt;/urls&gt;&lt;custom2&gt;PMC8552134&lt;/custom2&gt;&lt;electronic-resource-num&gt;10.1136/bmjgh-2021-006946&lt;/electronic-resource-num&gt;&lt;/record&gt;&lt;/Cite&gt;&lt;/EndNote&gt;</w:instrText>
      </w:r>
      <w:r w:rsidR="00DE33E0">
        <w:rPr>
          <w:rFonts w:ascii="Arial" w:hAnsi="Arial" w:cs="Arial"/>
          <w:bCs/>
        </w:rPr>
        <w:fldChar w:fldCharType="separate"/>
      </w:r>
      <w:r w:rsidR="00EB7961">
        <w:rPr>
          <w:rFonts w:ascii="Arial" w:hAnsi="Arial" w:cs="Arial"/>
          <w:bCs/>
          <w:noProof/>
        </w:rPr>
        <w:t>[43]</w:t>
      </w:r>
      <w:r w:rsidR="00DE33E0">
        <w:rPr>
          <w:rFonts w:ascii="Arial" w:hAnsi="Arial" w:cs="Arial"/>
          <w:bCs/>
        </w:rPr>
        <w:fldChar w:fldCharType="end"/>
      </w:r>
      <w:r w:rsidR="00F838E4">
        <w:rPr>
          <w:rFonts w:ascii="Arial" w:hAnsi="Arial" w:cs="Arial"/>
          <w:bCs/>
        </w:rPr>
        <w:t xml:space="preserve">. </w:t>
      </w:r>
      <w:r w:rsidR="0095761B">
        <w:rPr>
          <w:rFonts w:ascii="Arial" w:hAnsi="Arial" w:cs="Arial"/>
          <w:bCs/>
        </w:rPr>
        <w:t xml:space="preserve">Additionally, </w:t>
      </w:r>
      <w:r w:rsidR="007D7369">
        <w:rPr>
          <w:rFonts w:ascii="Arial" w:hAnsi="Arial" w:cs="Arial"/>
          <w:bCs/>
        </w:rPr>
        <w:t xml:space="preserve">the nature of imperfect </w:t>
      </w:r>
      <w:r w:rsidR="0095761B">
        <w:rPr>
          <w:rFonts w:ascii="Arial" w:hAnsi="Arial" w:cs="Arial"/>
          <w:bCs/>
        </w:rPr>
        <w:t>test</w:t>
      </w:r>
      <w:r w:rsidR="007D7369">
        <w:rPr>
          <w:rFonts w:ascii="Arial" w:hAnsi="Arial" w:cs="Arial"/>
          <w:bCs/>
        </w:rPr>
        <w:t>ing</w:t>
      </w:r>
      <w:r w:rsidR="0095761B">
        <w:rPr>
          <w:rFonts w:ascii="Arial" w:hAnsi="Arial" w:cs="Arial"/>
          <w:bCs/>
        </w:rPr>
        <w:t xml:space="preserve"> </w:t>
      </w:r>
      <w:r w:rsidR="001A3436">
        <w:rPr>
          <w:rFonts w:ascii="Arial" w:hAnsi="Arial" w:cs="Arial"/>
          <w:bCs/>
        </w:rPr>
        <w:t xml:space="preserve">can </w:t>
      </w:r>
      <w:r w:rsidR="0095761B">
        <w:rPr>
          <w:rFonts w:ascii="Arial" w:hAnsi="Arial" w:cs="Arial"/>
          <w:bCs/>
        </w:rPr>
        <w:t>lead to false negative and false positive results</w:t>
      </w:r>
      <w:r w:rsidR="001A3436">
        <w:rPr>
          <w:rFonts w:ascii="Arial" w:hAnsi="Arial" w:cs="Arial"/>
          <w:bCs/>
        </w:rPr>
        <w:t xml:space="preserve"> which affect reported counts</w:t>
      </w:r>
      <w:r w:rsidR="0095761B">
        <w:rPr>
          <w:rFonts w:ascii="Arial" w:hAnsi="Arial" w:cs="Arial"/>
          <w:bCs/>
        </w:rPr>
        <w:t>.</w:t>
      </w:r>
      <w:r w:rsidR="00DE33E0">
        <w:rPr>
          <w:rFonts w:ascii="Arial" w:hAnsi="Arial" w:cs="Arial"/>
          <w:bCs/>
        </w:rPr>
        <w:t xml:space="preserve"> However, t</w:t>
      </w:r>
      <w:r w:rsidR="001A3436">
        <w:rPr>
          <w:rFonts w:ascii="Arial" w:hAnsi="Arial" w:cs="Arial"/>
          <w:bCs/>
        </w:rPr>
        <w:t xml:space="preserve">his </w:t>
      </w:r>
      <w:r w:rsidR="007D7369">
        <w:rPr>
          <w:rFonts w:ascii="Arial" w:hAnsi="Arial" w:cs="Arial"/>
          <w:bCs/>
        </w:rPr>
        <w:t xml:space="preserve">testing </w:t>
      </w:r>
      <w:r w:rsidR="001A3436">
        <w:rPr>
          <w:rFonts w:ascii="Arial" w:hAnsi="Arial" w:cs="Arial"/>
          <w:bCs/>
        </w:rPr>
        <w:t xml:space="preserve">impact is rarely </w:t>
      </w:r>
      <w:proofErr w:type="gramStart"/>
      <w:r w:rsidR="001A3436">
        <w:rPr>
          <w:rFonts w:ascii="Arial" w:hAnsi="Arial" w:cs="Arial"/>
          <w:bCs/>
        </w:rPr>
        <w:t>taking into account</w:t>
      </w:r>
      <w:proofErr w:type="gramEnd"/>
      <w:r w:rsidR="001A3436">
        <w:rPr>
          <w:rFonts w:ascii="Arial" w:hAnsi="Arial" w:cs="Arial"/>
          <w:bCs/>
        </w:rPr>
        <w:t xml:space="preserve"> in leptospirosis disease burden estimates</w:t>
      </w:r>
      <w:r w:rsidR="009E017F">
        <w:rPr>
          <w:rFonts w:ascii="Arial" w:hAnsi="Arial" w:cs="Arial"/>
          <w:bCs/>
        </w:rPr>
        <w:t xml:space="preserve"> </w:t>
      </w:r>
      <w:r w:rsidR="009E017F">
        <w:rPr>
          <w:rFonts w:ascii="Arial" w:hAnsi="Arial" w:cs="Arial"/>
          <w:bCs/>
        </w:rPr>
        <w:fldChar w:fldCharType="begin">
          <w:fldData xml:space="preserve">PEVuZE5vdGU+PENpdGU+PEF1dGhvcj5XYXJuYXNla2FyYTwvQXV0aG9yPjxZZWFyPjIwMjI8L1ll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==
</w:fldData>
        </w:fldChar>
      </w:r>
      <w:r w:rsidR="00F44CCE">
        <w:rPr>
          <w:rFonts w:ascii="Arial" w:hAnsi="Arial" w:cs="Arial"/>
          <w:bCs/>
        </w:rPr>
        <w:instrText xml:space="preserve"> ADDIN EN.CITE </w:instrText>
      </w:r>
      <w:r w:rsidR="00F44CCE">
        <w:rPr>
          <w:rFonts w:ascii="Arial" w:hAnsi="Arial" w:cs="Arial"/>
          <w:bCs/>
        </w:rPr>
        <w:fldChar w:fldCharType="begin">
          <w:fldData xml:space="preserve">PEVuZE5vdGU+PENpdGU+PEF1dGhvcj5XYXJuYXNla2FyYTwvQXV0aG9yPjxZZWFyPjIwMjI8L1ll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==
</w:fldData>
        </w:fldChar>
      </w:r>
      <w:r w:rsidR="00F44CCE">
        <w:rPr>
          <w:rFonts w:ascii="Arial" w:hAnsi="Arial" w:cs="Arial"/>
          <w:bCs/>
        </w:rPr>
        <w:instrText xml:space="preserve"> ADDIN EN.CITE.DATA </w:instrText>
      </w:r>
      <w:r w:rsidR="00F44CCE">
        <w:rPr>
          <w:rFonts w:ascii="Arial" w:hAnsi="Arial" w:cs="Arial"/>
          <w:bCs/>
        </w:rPr>
      </w:r>
      <w:r w:rsidR="00F44CCE">
        <w:rPr>
          <w:rFonts w:ascii="Arial" w:hAnsi="Arial" w:cs="Arial"/>
          <w:bCs/>
        </w:rPr>
        <w:fldChar w:fldCharType="end"/>
      </w:r>
      <w:r w:rsidR="009E017F">
        <w:rPr>
          <w:rFonts w:ascii="Arial" w:hAnsi="Arial" w:cs="Arial"/>
          <w:bCs/>
        </w:rPr>
      </w:r>
      <w:r w:rsidR="009E017F">
        <w:rPr>
          <w:rFonts w:ascii="Arial" w:hAnsi="Arial" w:cs="Arial"/>
          <w:bCs/>
        </w:rPr>
        <w:fldChar w:fldCharType="separate"/>
      </w:r>
      <w:r w:rsidR="00F44CCE">
        <w:rPr>
          <w:rFonts w:ascii="Arial" w:hAnsi="Arial" w:cs="Arial"/>
          <w:bCs/>
          <w:noProof/>
        </w:rPr>
        <w:t>[23]</w:t>
      </w:r>
      <w:r w:rsidR="009E017F">
        <w:rPr>
          <w:rFonts w:ascii="Arial" w:hAnsi="Arial" w:cs="Arial"/>
          <w:bCs/>
        </w:rPr>
        <w:fldChar w:fldCharType="end"/>
      </w:r>
      <w:r w:rsidR="001A3436">
        <w:rPr>
          <w:rFonts w:ascii="Arial" w:hAnsi="Arial" w:cs="Arial"/>
          <w:bCs/>
        </w:rPr>
        <w:t>.</w:t>
      </w:r>
      <w:r w:rsidR="006F5977">
        <w:rPr>
          <w:rFonts w:ascii="Arial" w:hAnsi="Arial" w:cs="Arial"/>
          <w:bCs/>
        </w:rPr>
        <w:t xml:space="preserve"> </w:t>
      </w:r>
      <w:r w:rsidR="00966EDE">
        <w:rPr>
          <w:rFonts w:ascii="Arial" w:hAnsi="Arial" w:cs="Arial"/>
        </w:rPr>
        <w:t xml:space="preserve">As a </w:t>
      </w:r>
      <w:r w:rsidR="009E017F">
        <w:rPr>
          <w:rFonts w:ascii="Arial" w:hAnsi="Arial" w:cs="Arial"/>
        </w:rPr>
        <w:t>disease</w:t>
      </w:r>
      <w:r w:rsidR="006F5977">
        <w:rPr>
          <w:rFonts w:ascii="Arial" w:hAnsi="Arial" w:cs="Arial"/>
        </w:rPr>
        <w:t xml:space="preserve"> driven by environmental factors</w:t>
      </w:r>
      <w:r w:rsidR="00966EDE">
        <w:rPr>
          <w:rFonts w:ascii="Arial" w:hAnsi="Arial" w:cs="Arial"/>
        </w:rPr>
        <w:t>, spatial determinants of transmission are important to guide public health programs.</w:t>
      </w:r>
      <w:r w:rsidR="006F5977">
        <w:rPr>
          <w:rFonts w:ascii="Arial" w:hAnsi="Arial" w:cs="Arial"/>
        </w:rPr>
        <w:t xml:space="preserve"> </w:t>
      </w:r>
      <w:r w:rsidR="00966EDE">
        <w:rPr>
          <w:rFonts w:ascii="Arial" w:hAnsi="Arial" w:cs="Arial"/>
        </w:rPr>
        <w:t>Furthermore, health seeking behavior, access to the health system, and diagnostic capabilities of the health facilities are all spatially heterogenous.</w:t>
      </w:r>
      <w:r w:rsidR="006F5977">
        <w:rPr>
          <w:rFonts w:ascii="Arial" w:hAnsi="Arial" w:cs="Arial"/>
        </w:rPr>
        <w:t xml:space="preserve"> </w:t>
      </w:r>
      <w:r w:rsidR="00D53383">
        <w:rPr>
          <w:rFonts w:ascii="Arial" w:hAnsi="Arial" w:cs="Arial"/>
          <w:bCs/>
        </w:rPr>
        <w:t xml:space="preserve">The </w:t>
      </w:r>
      <w:r w:rsidR="009E017F">
        <w:rPr>
          <w:rFonts w:ascii="Arial" w:hAnsi="Arial" w:cs="Arial"/>
          <w:bCs/>
          <w:i/>
          <w:iCs/>
        </w:rPr>
        <w:t xml:space="preserve">Objective </w:t>
      </w:r>
      <w:r w:rsidR="0095761B" w:rsidRPr="00AC1C7E">
        <w:rPr>
          <w:rFonts w:ascii="Arial" w:hAnsi="Arial" w:cs="Arial"/>
          <w:bCs/>
          <w:i/>
          <w:iCs/>
        </w:rPr>
        <w:t xml:space="preserve">of this </w:t>
      </w:r>
      <w:r w:rsidR="00AC1C7E" w:rsidRPr="00AC1C7E">
        <w:rPr>
          <w:rFonts w:ascii="Arial" w:hAnsi="Arial" w:cs="Arial"/>
          <w:bCs/>
          <w:i/>
          <w:iCs/>
        </w:rPr>
        <w:t>A</w:t>
      </w:r>
      <w:r w:rsidR="0095761B" w:rsidRPr="00AC1C7E">
        <w:rPr>
          <w:rFonts w:ascii="Arial" w:hAnsi="Arial" w:cs="Arial"/>
          <w:bCs/>
          <w:i/>
          <w:iCs/>
        </w:rPr>
        <w:t>im</w:t>
      </w:r>
      <w:r w:rsidR="0095761B">
        <w:rPr>
          <w:rFonts w:ascii="Arial" w:hAnsi="Arial" w:cs="Arial"/>
          <w:bCs/>
        </w:rPr>
        <w:t xml:space="preserve"> is to understand the true burden of leptospirosis</w:t>
      </w:r>
      <w:r w:rsidR="00DE33E0">
        <w:rPr>
          <w:rFonts w:ascii="Arial" w:hAnsi="Arial" w:cs="Arial"/>
          <w:bCs/>
        </w:rPr>
        <w:t xml:space="preserve"> </w:t>
      </w:r>
      <w:r w:rsidR="006F5977">
        <w:rPr>
          <w:rFonts w:ascii="Arial" w:hAnsi="Arial" w:cs="Arial"/>
          <w:bCs/>
        </w:rPr>
        <w:t xml:space="preserve">in Puerto Rico </w:t>
      </w:r>
      <w:r w:rsidR="00DE33E0">
        <w:rPr>
          <w:rFonts w:ascii="Arial" w:hAnsi="Arial" w:cs="Arial"/>
          <w:bCs/>
        </w:rPr>
        <w:t xml:space="preserve">and the processes influencing its </w:t>
      </w:r>
      <w:r w:rsidR="006F5977">
        <w:rPr>
          <w:rFonts w:ascii="Arial" w:hAnsi="Arial" w:cs="Arial"/>
          <w:bCs/>
        </w:rPr>
        <w:t>under</w:t>
      </w:r>
      <w:r w:rsidR="00DE33E0">
        <w:rPr>
          <w:rFonts w:ascii="Arial" w:hAnsi="Arial" w:cs="Arial"/>
          <w:bCs/>
        </w:rPr>
        <w:t>estimation</w:t>
      </w:r>
      <w:r w:rsidR="006F5977">
        <w:rPr>
          <w:rFonts w:ascii="Arial" w:hAnsi="Arial" w:cs="Arial"/>
          <w:bCs/>
        </w:rPr>
        <w:t>,</w:t>
      </w:r>
      <w:r w:rsidR="00DE33E0">
        <w:rPr>
          <w:rFonts w:ascii="Arial" w:hAnsi="Arial" w:cs="Arial"/>
          <w:bCs/>
        </w:rPr>
        <w:t xml:space="preserve"> </w:t>
      </w:r>
      <w:r w:rsidR="00D53383">
        <w:rPr>
          <w:rFonts w:ascii="Arial" w:hAnsi="Arial" w:cs="Arial"/>
          <w:bCs/>
        </w:rPr>
        <w:t>in</w:t>
      </w:r>
      <w:r w:rsidR="0095761B">
        <w:rPr>
          <w:rFonts w:ascii="Arial" w:hAnsi="Arial" w:cs="Arial"/>
          <w:bCs/>
        </w:rPr>
        <w:t xml:space="preserve"> </w:t>
      </w:r>
      <w:r w:rsidR="00DE33E0">
        <w:rPr>
          <w:rFonts w:ascii="Arial" w:hAnsi="Arial" w:cs="Arial"/>
          <w:bCs/>
        </w:rPr>
        <w:t>the</w:t>
      </w:r>
      <w:r w:rsidR="0095761B">
        <w:rPr>
          <w:rFonts w:ascii="Arial" w:hAnsi="Arial" w:cs="Arial"/>
          <w:bCs/>
        </w:rPr>
        <w:t xml:space="preserve"> </w:t>
      </w:r>
      <w:r w:rsidR="00DE33E0">
        <w:rPr>
          <w:rFonts w:ascii="Arial" w:hAnsi="Arial" w:cs="Arial"/>
          <w:bCs/>
        </w:rPr>
        <w:t xml:space="preserve">context of other </w:t>
      </w:r>
      <w:r w:rsidR="00AC1C7E">
        <w:rPr>
          <w:rFonts w:ascii="Arial" w:hAnsi="Arial" w:cs="Arial"/>
          <w:bCs/>
        </w:rPr>
        <w:t>UAFI infections</w:t>
      </w:r>
      <w:r w:rsidR="0095761B">
        <w:rPr>
          <w:rFonts w:ascii="Arial" w:hAnsi="Arial" w:cs="Arial"/>
          <w:bCs/>
        </w:rPr>
        <w:t xml:space="preserve">. </w:t>
      </w:r>
      <w:r w:rsidR="00AC1C7E">
        <w:rPr>
          <w:rFonts w:ascii="Arial" w:hAnsi="Arial" w:cs="Arial"/>
          <w:bCs/>
        </w:rPr>
        <w:t xml:space="preserve">We </w:t>
      </w:r>
      <w:r w:rsidR="00AC1C7E" w:rsidRPr="00AC1C7E">
        <w:rPr>
          <w:rFonts w:ascii="Arial" w:hAnsi="Arial" w:cs="Arial"/>
          <w:bCs/>
          <w:i/>
          <w:iCs/>
        </w:rPr>
        <w:t xml:space="preserve">expect </w:t>
      </w:r>
      <w:r w:rsidR="006F5977" w:rsidRPr="00A4570D">
        <w:rPr>
          <w:rFonts w:ascii="Arial" w:hAnsi="Arial" w:cs="Arial"/>
          <w:bCs/>
        </w:rPr>
        <w:t xml:space="preserve">to produce adjusted estimates of </w:t>
      </w:r>
      <w:r w:rsidR="00A4570D" w:rsidRPr="00A4570D">
        <w:rPr>
          <w:rFonts w:ascii="Arial" w:hAnsi="Arial" w:cs="Arial"/>
          <w:bCs/>
        </w:rPr>
        <w:t xml:space="preserve">leptospirosis case </w:t>
      </w:r>
      <w:r w:rsidR="006F5977" w:rsidRPr="00A4570D">
        <w:rPr>
          <w:rFonts w:ascii="Arial" w:hAnsi="Arial" w:cs="Arial"/>
          <w:bCs/>
        </w:rPr>
        <w:t xml:space="preserve">prevalence </w:t>
      </w:r>
      <w:r w:rsidR="00A4570D" w:rsidRPr="00A4570D">
        <w:rPr>
          <w:rFonts w:ascii="Arial" w:hAnsi="Arial" w:cs="Arial"/>
          <w:bCs/>
        </w:rPr>
        <w:t xml:space="preserve">at various scales and </w:t>
      </w:r>
      <w:r w:rsidR="006F5977" w:rsidRPr="00A4570D">
        <w:rPr>
          <w:rFonts w:ascii="Arial" w:hAnsi="Arial" w:cs="Arial"/>
          <w:bCs/>
        </w:rPr>
        <w:t>a model</w:t>
      </w:r>
      <w:r w:rsidR="00A4570D" w:rsidRPr="00A4570D">
        <w:rPr>
          <w:rFonts w:ascii="Arial" w:hAnsi="Arial" w:cs="Arial"/>
          <w:bCs/>
        </w:rPr>
        <w:t xml:space="preserve"> that can be used</w:t>
      </w:r>
      <w:r w:rsidR="006F5977" w:rsidRPr="00A4570D">
        <w:rPr>
          <w:rFonts w:ascii="Arial" w:hAnsi="Arial" w:cs="Arial"/>
          <w:bCs/>
        </w:rPr>
        <w:t xml:space="preserve"> for adjusting observed (passively reported) case dat</w:t>
      </w:r>
      <w:r w:rsidR="00A4570D" w:rsidRPr="00A4570D">
        <w:rPr>
          <w:rFonts w:ascii="Arial" w:hAnsi="Arial" w:cs="Arial"/>
          <w:bCs/>
        </w:rPr>
        <w:t>a</w:t>
      </w:r>
      <w:ins w:id="320" w:author="Caitlin Ward" w:date="2024-03-12T13:01:00Z">
        <w:r w:rsidR="00E20770">
          <w:rPr>
            <w:rFonts w:ascii="Arial" w:hAnsi="Arial" w:cs="Arial"/>
            <w:bCs/>
          </w:rPr>
          <w:t xml:space="preserve"> as well as a general framework for </w:t>
        </w:r>
      </w:ins>
      <w:ins w:id="321" w:author="Caitlin Ward" w:date="2024-03-12T13:02:00Z">
        <w:r w:rsidR="00E20770">
          <w:rPr>
            <w:rFonts w:ascii="Arial" w:hAnsi="Arial" w:cs="Arial"/>
            <w:bCs/>
          </w:rPr>
          <w:t xml:space="preserve">more accurate prevalence estimation </w:t>
        </w:r>
      </w:ins>
      <w:ins w:id="322" w:author="Caitlin Ward" w:date="2024-03-12T13:03:00Z">
        <w:r w:rsidR="00E20770">
          <w:rPr>
            <w:rFonts w:ascii="Arial" w:hAnsi="Arial" w:cs="Arial"/>
            <w:bCs/>
          </w:rPr>
          <w:t>of tropical infectio</w:t>
        </w:r>
      </w:ins>
      <w:ins w:id="323" w:author="Caitlin Ward" w:date="2024-03-12T13:04:00Z">
        <w:r w:rsidR="00E20770">
          <w:rPr>
            <w:rFonts w:ascii="Arial" w:hAnsi="Arial" w:cs="Arial"/>
            <w:bCs/>
          </w:rPr>
          <w:t>us diseases</w:t>
        </w:r>
      </w:ins>
      <w:ins w:id="324" w:author="Caitlin Ward" w:date="2024-03-12T13:03:00Z">
        <w:r w:rsidR="00E20770">
          <w:rPr>
            <w:rFonts w:ascii="Arial" w:hAnsi="Arial" w:cs="Arial"/>
            <w:bCs/>
          </w:rPr>
          <w:t xml:space="preserve"> </w:t>
        </w:r>
      </w:ins>
      <w:ins w:id="325" w:author="Caitlin Ward" w:date="2024-03-12T13:02:00Z">
        <w:r w:rsidR="00E20770">
          <w:rPr>
            <w:rFonts w:ascii="Arial" w:hAnsi="Arial" w:cs="Arial"/>
            <w:bCs/>
          </w:rPr>
          <w:t>by incorporating active surveillance data</w:t>
        </w:r>
      </w:ins>
      <w:r w:rsidR="00A4570D" w:rsidRPr="00A4570D">
        <w:rPr>
          <w:rFonts w:ascii="Arial" w:hAnsi="Arial" w:cs="Arial"/>
          <w:bCs/>
        </w:rPr>
        <w:t xml:space="preserve">. This </w:t>
      </w:r>
      <w:del w:id="326" w:author="Caitlin Ward" w:date="2024-03-12T13:04:00Z">
        <w:r w:rsidR="00A4570D" w:rsidRPr="00A4570D" w:rsidDel="00E20770">
          <w:rPr>
            <w:rFonts w:ascii="Arial" w:hAnsi="Arial" w:cs="Arial"/>
            <w:bCs/>
          </w:rPr>
          <w:delText xml:space="preserve">locally relevant </w:delText>
        </w:r>
      </w:del>
      <w:r w:rsidR="00A4570D" w:rsidRPr="00A4570D">
        <w:rPr>
          <w:rFonts w:ascii="Arial" w:hAnsi="Arial" w:cs="Arial"/>
          <w:bCs/>
        </w:rPr>
        <w:t xml:space="preserve">methodology </w:t>
      </w:r>
      <w:r w:rsidR="006F5977" w:rsidRPr="00A4570D">
        <w:rPr>
          <w:rFonts w:ascii="Arial" w:hAnsi="Arial" w:cs="Arial"/>
        </w:rPr>
        <w:t>is important to understand</w:t>
      </w:r>
      <w:r w:rsidR="006F5977">
        <w:rPr>
          <w:rFonts w:ascii="Arial" w:hAnsi="Arial" w:cs="Arial"/>
        </w:rPr>
        <w:t xml:space="preserve"> the spatial distribution of leptospirosis cases</w:t>
      </w:r>
      <w:r w:rsidR="00A4570D">
        <w:rPr>
          <w:rFonts w:ascii="Arial" w:hAnsi="Arial" w:cs="Arial"/>
        </w:rPr>
        <w:t>,</w:t>
      </w:r>
      <w:r w:rsidR="006F5977">
        <w:rPr>
          <w:rFonts w:ascii="Arial" w:hAnsi="Arial" w:cs="Arial"/>
        </w:rPr>
        <w:t xml:space="preserve"> to identify high risk areas and prioritize control programs at the community level</w:t>
      </w:r>
      <w:r w:rsidR="00A4570D">
        <w:rPr>
          <w:rFonts w:ascii="Arial" w:hAnsi="Arial" w:cs="Arial"/>
        </w:rPr>
        <w:t>,</w:t>
      </w:r>
      <w:r w:rsidR="006F5977">
        <w:rPr>
          <w:rFonts w:ascii="Arial" w:hAnsi="Arial" w:cs="Arial"/>
        </w:rPr>
        <w:t xml:space="preserve"> and to increase awareness and optimize surveillance and diagnostic services at the healthcare level</w:t>
      </w:r>
      <w:r w:rsidR="00A4570D">
        <w:rPr>
          <w:rFonts w:ascii="Arial" w:hAnsi="Arial" w:cs="Arial"/>
        </w:rPr>
        <w:t>.</w:t>
      </w:r>
    </w:p>
    <w:p w14:paraId="28360F7B" w14:textId="77777777" w:rsidR="00FB16D3" w:rsidRDefault="00FB16D3" w:rsidP="001D56A3">
      <w:pPr>
        <w:spacing w:after="0" w:line="240" w:lineRule="auto"/>
        <w:rPr>
          <w:rFonts w:ascii="Arial" w:hAnsi="Arial" w:cs="Arial"/>
          <w:b/>
        </w:rPr>
      </w:pPr>
    </w:p>
    <w:p w14:paraId="457DE492" w14:textId="687EE821" w:rsidR="007C29C2" w:rsidRPr="00EC58D0" w:rsidRDefault="001D56A3" w:rsidP="001D56A3">
      <w:pPr>
        <w:spacing w:after="0" w:line="240" w:lineRule="auto"/>
        <w:rPr>
          <w:rFonts w:ascii="Arial" w:hAnsi="Arial" w:cs="Arial"/>
          <w:b/>
          <w:i/>
          <w:iCs/>
        </w:rPr>
      </w:pPr>
      <w:r w:rsidRPr="00EC58D0">
        <w:rPr>
          <w:rFonts w:ascii="Arial" w:hAnsi="Arial" w:cs="Arial"/>
          <w:b/>
          <w:i/>
          <w:iCs/>
        </w:rPr>
        <w:t xml:space="preserve">Study #1.  </w:t>
      </w:r>
      <w:r w:rsidR="00EC58D0">
        <w:rPr>
          <w:rFonts w:ascii="Arial" w:hAnsi="Arial" w:cs="Arial"/>
          <w:b/>
          <w:i/>
          <w:iCs/>
        </w:rPr>
        <w:t>Estimation of p</w:t>
      </w:r>
      <w:r w:rsidR="00D03BE7" w:rsidRPr="00EC58D0">
        <w:rPr>
          <w:rFonts w:ascii="Arial" w:hAnsi="Arial" w:cs="Arial"/>
          <w:b/>
          <w:i/>
          <w:iCs/>
        </w:rPr>
        <w:t>revalence</w:t>
      </w:r>
      <w:r w:rsidR="007C29C2" w:rsidRPr="00EC58D0">
        <w:rPr>
          <w:rFonts w:ascii="Arial" w:hAnsi="Arial" w:cs="Arial"/>
          <w:b/>
          <w:i/>
          <w:iCs/>
        </w:rPr>
        <w:t xml:space="preserve"> of leptospirosis</w:t>
      </w:r>
      <w:r w:rsidR="00E9622D">
        <w:rPr>
          <w:rFonts w:ascii="Arial" w:hAnsi="Arial" w:cs="Arial"/>
          <w:b/>
          <w:i/>
          <w:iCs/>
        </w:rPr>
        <w:t xml:space="preserve"> </w:t>
      </w:r>
      <w:r w:rsidR="00E9622D" w:rsidRPr="009E017F">
        <w:rPr>
          <w:rFonts w:ascii="Arial" w:hAnsi="Arial" w:cs="Arial"/>
          <w:b/>
          <w:i/>
          <w:iCs/>
        </w:rPr>
        <w:t>among UAFI</w:t>
      </w:r>
      <w:r w:rsidR="007C29C2" w:rsidRPr="009E017F">
        <w:rPr>
          <w:rFonts w:ascii="Arial" w:hAnsi="Arial" w:cs="Arial"/>
          <w:b/>
          <w:i/>
          <w:iCs/>
        </w:rPr>
        <w:t xml:space="preserve"> </w:t>
      </w:r>
      <w:r w:rsidR="00E9622D" w:rsidRPr="009E017F">
        <w:rPr>
          <w:rFonts w:ascii="Arial" w:hAnsi="Arial" w:cs="Arial"/>
          <w:b/>
          <w:i/>
          <w:iCs/>
        </w:rPr>
        <w:t>ED patients</w:t>
      </w:r>
    </w:p>
    <w:p w14:paraId="4DD05176" w14:textId="25C8445B" w:rsidR="00E9745F" w:rsidRDefault="009E017F" w:rsidP="00E231ED">
      <w:pPr>
        <w:spacing w:after="0" w:line="240" w:lineRule="auto"/>
        <w:rPr>
          <w:rFonts w:ascii="Arial" w:hAnsi="Arial" w:cs="Arial"/>
          <w:bCs/>
        </w:rPr>
      </w:pPr>
      <w:r>
        <w:rPr>
          <w:rFonts w:ascii="Arial" w:hAnsi="Arial" w:cs="Arial"/>
          <w:bCs/>
        </w:rPr>
        <w:t xml:space="preserve">We will develop a hierarchical </w:t>
      </w:r>
      <w:r w:rsidRPr="007C29C2">
        <w:rPr>
          <w:rFonts w:ascii="Arial" w:hAnsi="Arial" w:cs="Arial"/>
          <w:bCs/>
        </w:rPr>
        <w:t xml:space="preserve">Bayesian </w:t>
      </w:r>
      <w:del w:id="327" w:author="Caitlin Ward" w:date="2024-03-12T12:22:00Z">
        <w:r w:rsidRPr="007C29C2" w:rsidDel="00B92EB5">
          <w:rPr>
            <w:rFonts w:ascii="Arial" w:hAnsi="Arial" w:cs="Arial"/>
            <w:bCs/>
          </w:rPr>
          <w:delText>approach to</w:delText>
        </w:r>
      </w:del>
      <w:ins w:id="328" w:author="Caitlin Ward" w:date="2024-03-12T12:22:00Z">
        <w:r w:rsidR="00B92EB5">
          <w:rPr>
            <w:rFonts w:ascii="Arial" w:hAnsi="Arial" w:cs="Arial"/>
            <w:bCs/>
          </w:rPr>
          <w:t>framework for</w:t>
        </w:r>
      </w:ins>
      <w:r w:rsidRPr="007C29C2">
        <w:rPr>
          <w:rFonts w:ascii="Arial" w:hAnsi="Arial" w:cs="Arial"/>
          <w:bCs/>
        </w:rPr>
        <w:t xml:space="preserve"> </w:t>
      </w:r>
      <w:r>
        <w:rPr>
          <w:rFonts w:ascii="Arial" w:hAnsi="Arial" w:cs="Arial"/>
          <w:bCs/>
        </w:rPr>
        <w:t xml:space="preserve">disease </w:t>
      </w:r>
      <w:r w:rsidRPr="007C29C2">
        <w:rPr>
          <w:rFonts w:ascii="Arial" w:hAnsi="Arial" w:cs="Arial"/>
          <w:bCs/>
        </w:rPr>
        <w:t>burden estimation</w:t>
      </w:r>
      <w:r>
        <w:rPr>
          <w:rFonts w:ascii="Arial" w:hAnsi="Arial" w:cs="Arial"/>
          <w:bCs/>
        </w:rPr>
        <w:t xml:space="preserve"> which </w:t>
      </w:r>
      <w:r w:rsidRPr="007C29C2">
        <w:rPr>
          <w:rFonts w:ascii="Arial" w:hAnsi="Arial" w:cs="Arial"/>
          <w:bCs/>
        </w:rPr>
        <w:t>integrat</w:t>
      </w:r>
      <w:r>
        <w:rPr>
          <w:rFonts w:ascii="Arial" w:hAnsi="Arial" w:cs="Arial"/>
          <w:bCs/>
        </w:rPr>
        <w:t>es our existing hospital-based surveillance, other local data,</w:t>
      </w:r>
      <w:r w:rsidRPr="007C29C2">
        <w:rPr>
          <w:rFonts w:ascii="Arial" w:hAnsi="Arial" w:cs="Arial"/>
          <w:bCs/>
        </w:rPr>
        <w:t xml:space="preserve"> and </w:t>
      </w:r>
      <w:r>
        <w:rPr>
          <w:rFonts w:ascii="Arial" w:hAnsi="Arial" w:cs="Arial"/>
          <w:bCs/>
        </w:rPr>
        <w:t xml:space="preserve">informative </w:t>
      </w:r>
      <w:r w:rsidRPr="007C29C2">
        <w:rPr>
          <w:rFonts w:ascii="Arial" w:hAnsi="Arial" w:cs="Arial"/>
          <w:bCs/>
        </w:rPr>
        <w:t>prior information</w:t>
      </w:r>
      <w:r>
        <w:rPr>
          <w:rFonts w:ascii="Arial" w:hAnsi="Arial" w:cs="Arial"/>
          <w:bCs/>
        </w:rPr>
        <w:t xml:space="preserve"> to obtain adjusted estimates of leptospirosis </w:t>
      </w:r>
      <w:r w:rsidRPr="007C29C2">
        <w:rPr>
          <w:rFonts w:ascii="Arial" w:hAnsi="Arial" w:cs="Arial"/>
          <w:bCs/>
        </w:rPr>
        <w:t>prevalence</w:t>
      </w:r>
      <w:r w:rsidR="00E9745F">
        <w:rPr>
          <w:rFonts w:ascii="Arial" w:hAnsi="Arial" w:cs="Arial"/>
          <w:bCs/>
        </w:rPr>
        <w:t xml:space="preserve"> among patients presenting to ED with UAFI</w:t>
      </w:r>
      <w:r>
        <w:rPr>
          <w:rFonts w:ascii="Arial" w:hAnsi="Arial" w:cs="Arial"/>
          <w:bCs/>
        </w:rPr>
        <w:t xml:space="preserve">. Setting our model in the Bayesian framework allows us to combine data from different sources and produce estimates and credible intervals of leptospirosis prevalence </w:t>
      </w:r>
      <w:r>
        <w:rPr>
          <w:rFonts w:ascii="Arial" w:hAnsi="Arial" w:cs="Arial"/>
          <w:bCs/>
        </w:rPr>
        <w:fldChar w:fldCharType="begin">
          <w:fldData xml:space="preserve">PEVuZE5vdGU+PENpdGU+PEF1dGhvcj5EdW5zb248L0F1dGhvcj48WWVhcj4yMDAxPC9ZZWFyPjxS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</w:fldData>
        </w:fldChar>
      </w:r>
      <w:r w:rsidR="00EB7961">
        <w:rPr>
          <w:rFonts w:ascii="Arial" w:hAnsi="Arial" w:cs="Arial"/>
          <w:bCs/>
        </w:rPr>
        <w:instrText xml:space="preserve"> ADDIN EN.CITE </w:instrText>
      </w:r>
      <w:r w:rsidR="00EB7961">
        <w:rPr>
          <w:rFonts w:ascii="Arial" w:hAnsi="Arial" w:cs="Arial"/>
          <w:bCs/>
        </w:rPr>
        <w:fldChar w:fldCharType="begin">
          <w:fldData xml:space="preserve">PEVuZE5vdGU+PENpdGU+PEF1dGhvcj5EdW5zb248L0F1dGhvcj48WWVhcj4yMDAxPC9ZZWFyPjxS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</w:fldData>
        </w:fldChar>
      </w:r>
      <w:r w:rsidR="00EB7961">
        <w:rPr>
          <w:rFonts w:ascii="Arial" w:hAnsi="Arial" w:cs="Arial"/>
          <w:bCs/>
        </w:rPr>
        <w:instrText xml:space="preserve"> ADDIN EN.CITE.DATA </w:instrText>
      </w:r>
      <w:r w:rsidR="00EB7961">
        <w:rPr>
          <w:rFonts w:ascii="Arial" w:hAnsi="Arial" w:cs="Arial"/>
          <w:bCs/>
        </w:rPr>
      </w:r>
      <w:r w:rsidR="00EB7961">
        <w:rPr>
          <w:rFonts w:ascii="Arial" w:hAnsi="Arial" w:cs="Arial"/>
          <w:bCs/>
        </w:rPr>
        <w:fldChar w:fldCharType="end"/>
      </w:r>
      <w:r>
        <w:rPr>
          <w:rFonts w:ascii="Arial" w:hAnsi="Arial" w:cs="Arial"/>
          <w:bCs/>
        </w:rPr>
      </w:r>
      <w:r>
        <w:rPr>
          <w:rFonts w:ascii="Arial" w:hAnsi="Arial" w:cs="Arial"/>
          <w:bCs/>
        </w:rPr>
        <w:fldChar w:fldCharType="separate"/>
      </w:r>
      <w:r w:rsidR="00EB7961">
        <w:rPr>
          <w:rFonts w:ascii="Arial" w:hAnsi="Arial" w:cs="Arial"/>
          <w:bCs/>
          <w:noProof/>
        </w:rPr>
        <w:t>[44]</w:t>
      </w:r>
      <w:r>
        <w:rPr>
          <w:rFonts w:ascii="Arial" w:hAnsi="Arial" w:cs="Arial"/>
          <w:bCs/>
        </w:rPr>
        <w:fldChar w:fldCharType="end"/>
      </w:r>
      <w:r>
        <w:rPr>
          <w:rFonts w:ascii="Arial" w:hAnsi="Arial" w:cs="Arial"/>
          <w:bCs/>
        </w:rPr>
        <w:t xml:space="preserve">. Our ED surveillance data provides the proportion of cases detected by standardized diagnostic testing that would not have been detected by routine practices, which can inform an estimate of the fraction of leptospirosis cases that are undetected. These data are still subject to diagnostic </w:t>
      </w:r>
      <w:r w:rsidRPr="0090033D">
        <w:rPr>
          <w:rFonts w:ascii="Arial" w:hAnsi="Arial" w:cs="Arial"/>
          <w:bCs/>
        </w:rPr>
        <w:t>uncertainty</w:t>
      </w:r>
      <w:r>
        <w:rPr>
          <w:rFonts w:ascii="Arial" w:hAnsi="Arial" w:cs="Arial"/>
          <w:bCs/>
        </w:rPr>
        <w:t>, which can be incorporated</w:t>
      </w:r>
      <w:r w:rsidRPr="0090033D">
        <w:rPr>
          <w:rFonts w:ascii="Arial" w:hAnsi="Arial" w:cs="Arial"/>
          <w:bCs/>
        </w:rPr>
        <w:t xml:space="preserve"> </w:t>
      </w:r>
      <w:r>
        <w:rPr>
          <w:rFonts w:ascii="Arial" w:hAnsi="Arial" w:cs="Arial"/>
          <w:bCs/>
        </w:rPr>
        <w:t>in the model</w:t>
      </w:r>
      <w:r w:rsidR="00BC54C7">
        <w:rPr>
          <w:rFonts w:ascii="Arial" w:hAnsi="Arial" w:cs="Arial"/>
          <w:bCs/>
        </w:rPr>
        <w:t xml:space="preserve"> </w:t>
      </w:r>
      <w:r w:rsidRPr="0090033D">
        <w:rPr>
          <w:rFonts w:ascii="Arial" w:hAnsi="Arial" w:cs="Arial"/>
          <w:bCs/>
        </w:rPr>
        <w:t xml:space="preserve">using informative priors on </w:t>
      </w:r>
      <w:commentRangeStart w:id="329"/>
      <w:r w:rsidR="00AB28BD">
        <w:rPr>
          <w:rFonts w:ascii="Arial" w:hAnsi="Arial" w:cs="Arial"/>
          <w:bCs/>
        </w:rPr>
        <w:t>SE</w:t>
      </w:r>
      <w:commentRangeEnd w:id="329"/>
      <w:r w:rsidR="006B03A2">
        <w:rPr>
          <w:rStyle w:val="CommentReference"/>
        </w:rPr>
        <w:commentReference w:id="329"/>
      </w:r>
      <w:r w:rsidRPr="0090033D">
        <w:rPr>
          <w:rFonts w:ascii="Arial" w:hAnsi="Arial" w:cs="Arial"/>
          <w:bCs/>
        </w:rPr>
        <w:t xml:space="preserve"> and </w:t>
      </w:r>
      <w:r w:rsidR="00AB28BD">
        <w:rPr>
          <w:rFonts w:ascii="Arial" w:hAnsi="Arial" w:cs="Arial"/>
          <w:bCs/>
        </w:rPr>
        <w:t>SP</w:t>
      </w:r>
      <w:r w:rsidRPr="0090033D">
        <w:rPr>
          <w:rFonts w:ascii="Arial" w:hAnsi="Arial" w:cs="Arial"/>
          <w:bCs/>
        </w:rPr>
        <w:t xml:space="preserve"> of PCR and serologic tests</w:t>
      </w:r>
      <w:r w:rsidR="00E9745F">
        <w:rPr>
          <w:rFonts w:ascii="Arial" w:hAnsi="Arial" w:cs="Arial"/>
          <w:bCs/>
        </w:rPr>
        <w:t xml:space="preserve">. In prior </w:t>
      </w:r>
      <w:r w:rsidR="00E9745F" w:rsidRPr="00E9745F">
        <w:rPr>
          <w:rFonts w:ascii="Arial" w:hAnsi="Arial" w:cs="Arial"/>
          <w:bCs/>
        </w:rPr>
        <w:t xml:space="preserve">work, we showed that </w:t>
      </w:r>
      <w:r w:rsidR="00E9745F" w:rsidRPr="00E9745F">
        <w:rPr>
          <w:rFonts w:ascii="Arial" w:hAnsi="Arial" w:cs="Arial"/>
        </w:rPr>
        <w:t xml:space="preserve">addition of uncertainty with regards to test results and the stage of illness is a more realistic reflection of the disease process </w:t>
      </w:r>
      <w:r w:rsidR="00E9745F" w:rsidRPr="00E9745F">
        <w:rPr>
          <w:rFonts w:ascii="Arial" w:hAnsi="Arial" w:cs="Arial"/>
          <w:bCs/>
        </w:rPr>
        <w:fldChar w:fldCharType="begin"/>
      </w:r>
      <w:r w:rsidR="009B216B">
        <w:rPr>
          <w:rFonts w:ascii="Arial" w:hAnsi="Arial" w:cs="Arial"/>
          <w:bCs/>
        </w:rPr>
        <w:instrText xml:space="preserve"> ADDIN EN.CITE &lt;EndNote&gt;&lt;Cite&gt;&lt;Author&gt;Ward&lt;/Author&gt;&lt;Year&gt;2023&lt;/Year&gt;&lt;RecNum&gt;5527&lt;/RecNum&gt;&lt;DisplayText&gt;[45]&lt;/DisplayText&gt;&lt;record&gt;&lt;rec-number&gt;5527&lt;/rec-number&gt;&lt;foreign-keys&gt;&lt;key app="EN" db-id="dvpw0092of9z03e5tfq5e29vppreazxpwrt2" timestamp="1684259359"&gt;5527&lt;/key&gt;&lt;/foreign-keys&gt;&lt;ref-type name="Journal Article"&gt;17&lt;/ref-type&gt;&lt;contributors&gt;&lt;authors&gt;&lt;author&gt;Ward, C.&lt;/author&gt;&lt;author&gt;Brown, G. D.&lt;/author&gt;&lt;author&gt;Oleson, J. J.&lt;/author&gt;&lt;/authors&gt;&lt;/contributors&gt;&lt;auth-address&gt;Department of Biostatistics, University of Iowa, Iowa City, Iowa, USA.&lt;/auth-address&gt;&lt;titles&gt;&lt;title&gt;An individual level infectious disease model in the presence of uncertainty from multiple, imperfect diagnostic tests&lt;/title&gt;&lt;secondary-title&gt;Biometrics&lt;/secondary-title&gt;&lt;alt-title&gt;Biometrics&lt;/alt-title&gt;&lt;/titles&gt;&lt;periodical&gt;&lt;full-title&gt;Biometrics&lt;/full-title&gt;&lt;abbr-1&gt;Biometrics&lt;/abbr-1&gt;&lt;/periodical&gt;&lt;alt-periodical&gt;&lt;full-title&gt;Biometrics&lt;/full-title&gt;&lt;abbr-1&gt;Biometrics&lt;/abbr-1&gt;&lt;/alt-periodical&gt;&lt;pages&gt;426-436&lt;/pages&gt;&lt;volume&gt;79&lt;/volume&gt;&lt;number&gt;1&lt;/number&gt;&lt;edition&gt;2021/10/13&lt;/edition&gt;&lt;keywords&gt;&lt;keyword&gt;Humans&lt;/keyword&gt;&lt;keyword&gt;Uncertainty&lt;/keyword&gt;&lt;keyword&gt;*Mumps&lt;/keyword&gt;&lt;keyword&gt;Bayes Theorem&lt;/keyword&gt;&lt;keyword&gt;*Communicable Diseases/diagnosis/epidemiology&lt;/keyword&gt;&lt;keyword&gt;Diagnostic Tests, Routine&lt;/keyword&gt;&lt;keyword&gt;Bayesian&lt;/keyword&gt;&lt;keyword&gt;compartmental model&lt;/keyword&gt;&lt;keyword&gt;diagnostic uncertainty&lt;/keyword&gt;&lt;keyword&gt;infectious disease modeling&lt;/keyword&gt;&lt;keyword&gt;reversible-jump MCMC&lt;/keyword&gt;&lt;/keywords&gt;&lt;dates&gt;&lt;year&gt;2023&lt;/year&gt;&lt;pub-dates&gt;&lt;date&gt;Mar&lt;/date&gt;&lt;/pub-dates&gt;&lt;/dates&gt;&lt;isbn&gt;0006-341X (Print)&amp;#xD;0006-341x&lt;/isbn&gt;&lt;accession-num&gt;34636415&lt;/accession-num&gt;&lt;urls&gt;&lt;related-urls&gt;&lt;url&gt;https://www.ncbi.nlm.nih.gov/pmc/articles/PMC8653294/pdf/BIOM-9999-0.pdf&lt;/url&gt;&lt;/related-urls&gt;&lt;/urls&gt;&lt;custom2&gt;PMC8653294&lt;/custom2&gt;&lt;electronic-resource-num&gt;10.1111/biom.13579&lt;/electronic-resource-num&gt;&lt;remote-database-provider&gt;NLM&lt;/remote-database-provider&gt;&lt;language&gt;eng&lt;/language&gt;&lt;/record&gt;&lt;/Cite&gt;&lt;/EndNote&gt;</w:instrText>
      </w:r>
      <w:r w:rsidR="00E9745F" w:rsidRPr="00E9745F">
        <w:rPr>
          <w:rFonts w:ascii="Arial" w:hAnsi="Arial" w:cs="Arial"/>
          <w:bCs/>
        </w:rPr>
        <w:fldChar w:fldCharType="separate"/>
      </w:r>
      <w:r w:rsidR="00EB7961">
        <w:rPr>
          <w:rFonts w:ascii="Arial" w:hAnsi="Arial" w:cs="Arial"/>
          <w:bCs/>
          <w:noProof/>
        </w:rPr>
        <w:t>[45]</w:t>
      </w:r>
      <w:r w:rsidR="00E9745F" w:rsidRPr="00E9745F">
        <w:rPr>
          <w:rFonts w:ascii="Arial" w:hAnsi="Arial" w:cs="Arial"/>
          <w:bCs/>
        </w:rPr>
        <w:fldChar w:fldCharType="end"/>
      </w:r>
      <w:r w:rsidR="00E9745F" w:rsidRPr="00E9745F">
        <w:rPr>
          <w:rFonts w:ascii="Arial" w:hAnsi="Arial" w:cs="Arial"/>
          <w:bCs/>
        </w:rPr>
        <w:t>.</w:t>
      </w:r>
      <w:r w:rsidR="00E9745F">
        <w:rPr>
          <w:rFonts w:ascii="Arial" w:hAnsi="Arial" w:cs="Arial"/>
          <w:bCs/>
        </w:rPr>
        <w:t xml:space="preserve"> We and others have synthetized information on the test parameters for leptospirosis based on the specimen used and stage of illness at the time of testing which will support selection of priors </w:t>
      </w:r>
      <w:r w:rsidR="00AB28BD" w:rsidRPr="006D4E42">
        <w:rPr>
          <w:rFonts w:ascii="Arial" w:hAnsi="Arial" w:cs="Arial"/>
        </w:rPr>
        <w:fldChar w:fldCharType="begin">
          <w:fldData xml:space="preserve">PEVuZE5vdGU+PENpdGU+PEF1dGhvcj5aaGFuZzwvQXV0aG9yPjxZZWFyPjIwMjA8L1llYXI+PFJl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</w:fldData>
        </w:fldChar>
      </w:r>
      <w:r w:rsidR="00EB7961">
        <w:rPr>
          <w:rFonts w:ascii="Arial" w:hAnsi="Arial" w:cs="Arial"/>
        </w:rPr>
        <w:instrText xml:space="preserve"> ADDIN EN.CITE </w:instrText>
      </w:r>
      <w:r w:rsidR="00EB7961">
        <w:rPr>
          <w:rFonts w:ascii="Arial" w:hAnsi="Arial" w:cs="Arial"/>
        </w:rPr>
        <w:fldChar w:fldCharType="begin">
          <w:fldData xml:space="preserve">PEVuZE5vdGU+PENpdGU+PEF1dGhvcj5aaGFuZzwvQXV0aG9yPjxZZWFyPjIwMjA8L1llYXI+PFJl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</w:fldData>
        </w:fldChar>
      </w:r>
      <w:r w:rsidR="00EB7961">
        <w:rPr>
          <w:rFonts w:ascii="Arial" w:hAnsi="Arial" w:cs="Arial"/>
        </w:rPr>
        <w:instrText xml:space="preserve"> ADDIN EN.CITE.DATA </w:instrText>
      </w:r>
      <w:r w:rsidR="00EB7961">
        <w:rPr>
          <w:rFonts w:ascii="Arial" w:hAnsi="Arial" w:cs="Arial"/>
        </w:rPr>
      </w:r>
      <w:r w:rsidR="00EB7961">
        <w:rPr>
          <w:rFonts w:ascii="Arial" w:hAnsi="Arial" w:cs="Arial"/>
        </w:rPr>
        <w:fldChar w:fldCharType="end"/>
      </w:r>
      <w:r w:rsidR="00AB28BD" w:rsidRPr="006D4E42">
        <w:rPr>
          <w:rFonts w:ascii="Arial" w:hAnsi="Arial" w:cs="Arial"/>
        </w:rPr>
      </w:r>
      <w:r w:rsidR="00AB28BD" w:rsidRPr="006D4E42">
        <w:rPr>
          <w:rFonts w:ascii="Arial" w:hAnsi="Arial" w:cs="Arial"/>
        </w:rPr>
        <w:fldChar w:fldCharType="separate"/>
      </w:r>
      <w:r w:rsidR="00EB7961">
        <w:rPr>
          <w:rFonts w:ascii="Arial" w:hAnsi="Arial" w:cs="Arial"/>
          <w:noProof/>
        </w:rPr>
        <w:t>[23, 29, 46]</w:t>
      </w:r>
      <w:r w:rsidR="00AB28BD" w:rsidRPr="006D4E42">
        <w:rPr>
          <w:rFonts w:ascii="Arial" w:hAnsi="Arial" w:cs="Arial"/>
        </w:rPr>
        <w:fldChar w:fldCharType="end"/>
      </w:r>
      <w:r>
        <w:rPr>
          <w:rFonts w:ascii="Arial" w:hAnsi="Arial" w:cs="Arial"/>
          <w:bCs/>
        </w:rPr>
        <w:t>. Additionally, w</w:t>
      </w:r>
      <w:r w:rsidRPr="0090033D">
        <w:rPr>
          <w:rFonts w:ascii="Arial" w:hAnsi="Arial" w:cs="Arial"/>
          <w:bCs/>
        </w:rPr>
        <w:t xml:space="preserve">e have </w:t>
      </w:r>
      <w:r w:rsidR="00AB28BD">
        <w:rPr>
          <w:rFonts w:ascii="Arial" w:hAnsi="Arial" w:cs="Arial"/>
          <w:bCs/>
        </w:rPr>
        <w:t xml:space="preserve">summary measures of </w:t>
      </w:r>
      <w:r w:rsidRPr="0090033D">
        <w:rPr>
          <w:rFonts w:ascii="Arial" w:hAnsi="Arial" w:cs="Arial"/>
          <w:bCs/>
        </w:rPr>
        <w:t>basic demographic</w:t>
      </w:r>
      <w:r>
        <w:rPr>
          <w:rFonts w:ascii="Arial" w:hAnsi="Arial" w:cs="Arial"/>
          <w:bCs/>
        </w:rPr>
        <w:t>s</w:t>
      </w:r>
      <w:r w:rsidRPr="0090033D">
        <w:rPr>
          <w:rFonts w:ascii="Arial" w:hAnsi="Arial" w:cs="Arial"/>
          <w:bCs/>
        </w:rPr>
        <w:t>, date, inclusion and exclusion criteria, and stage of illness of all 1,500 UAFI patients invited to participate</w:t>
      </w:r>
      <w:r>
        <w:rPr>
          <w:rFonts w:ascii="Arial" w:hAnsi="Arial" w:cs="Arial"/>
          <w:bCs/>
        </w:rPr>
        <w:t xml:space="preserve"> in the ED </w:t>
      </w:r>
      <w:r w:rsidR="00BC54C7">
        <w:rPr>
          <w:rFonts w:ascii="Arial" w:hAnsi="Arial" w:cs="Arial"/>
          <w:bCs/>
        </w:rPr>
        <w:t xml:space="preserve">active </w:t>
      </w:r>
      <w:r>
        <w:rPr>
          <w:rFonts w:ascii="Arial" w:hAnsi="Arial" w:cs="Arial"/>
          <w:bCs/>
        </w:rPr>
        <w:t xml:space="preserve">surveillance </w:t>
      </w:r>
      <w:r w:rsidR="00BC54C7">
        <w:rPr>
          <w:rFonts w:ascii="Arial" w:hAnsi="Arial" w:cs="Arial"/>
          <w:bCs/>
        </w:rPr>
        <w:t>activities</w:t>
      </w:r>
      <w:r w:rsidRPr="0090033D">
        <w:rPr>
          <w:rFonts w:ascii="Arial" w:hAnsi="Arial" w:cs="Arial"/>
          <w:bCs/>
        </w:rPr>
        <w:t>,</w:t>
      </w:r>
      <w:r>
        <w:rPr>
          <w:rFonts w:ascii="Arial" w:hAnsi="Arial" w:cs="Arial"/>
          <w:bCs/>
        </w:rPr>
        <w:t xml:space="preserve"> as well as</w:t>
      </w:r>
      <w:r w:rsidRPr="0090033D">
        <w:rPr>
          <w:rFonts w:ascii="Arial" w:hAnsi="Arial" w:cs="Arial"/>
          <w:bCs/>
        </w:rPr>
        <w:t xml:space="preserve"> daily counts of all </w:t>
      </w:r>
      <w:r>
        <w:rPr>
          <w:rFonts w:ascii="Arial" w:hAnsi="Arial" w:cs="Arial"/>
          <w:bCs/>
        </w:rPr>
        <w:t xml:space="preserve">UAFI </w:t>
      </w:r>
      <w:r w:rsidRPr="0090033D">
        <w:rPr>
          <w:rFonts w:ascii="Arial" w:hAnsi="Arial" w:cs="Arial"/>
          <w:bCs/>
        </w:rPr>
        <w:t>patients at the ED, and total ED caseloads</w:t>
      </w:r>
      <w:r w:rsidR="00BC54C7">
        <w:rPr>
          <w:rFonts w:ascii="Arial" w:hAnsi="Arial" w:cs="Arial"/>
          <w:bCs/>
        </w:rPr>
        <w:t xml:space="preserve"> obtained from the hospitals</w:t>
      </w:r>
      <w:r w:rsidRPr="003933C7">
        <w:rPr>
          <w:rFonts w:ascii="Arial" w:hAnsi="Arial" w:cs="Arial"/>
          <w:bCs/>
        </w:rPr>
        <w:t xml:space="preserve">. </w:t>
      </w:r>
      <w:r>
        <w:rPr>
          <w:rFonts w:ascii="Arial" w:hAnsi="Arial" w:cs="Arial"/>
          <w:bCs/>
        </w:rPr>
        <w:t>Combining th</w:t>
      </w:r>
      <w:r w:rsidR="00BC54C7">
        <w:rPr>
          <w:rFonts w:ascii="Arial" w:hAnsi="Arial" w:cs="Arial"/>
          <w:bCs/>
        </w:rPr>
        <w:t>e</w:t>
      </w:r>
      <w:r>
        <w:rPr>
          <w:rFonts w:ascii="Arial" w:hAnsi="Arial" w:cs="Arial"/>
          <w:bCs/>
        </w:rPr>
        <w:t xml:space="preserve"> additional data with our adjusted under-reporting estimate, we can calibrate a model of leptospirosis prevalence for our </w:t>
      </w:r>
      <w:ins w:id="330" w:author="Claudia A Munoz-Zanzi" w:date="2024-03-07T13:48:00Z">
        <w:r w:rsidR="00C20E38">
          <w:rPr>
            <w:rFonts w:ascii="Arial" w:hAnsi="Arial" w:cs="Arial"/>
            <w:bCs/>
          </w:rPr>
          <w:t xml:space="preserve">four </w:t>
        </w:r>
      </w:ins>
      <w:r>
        <w:rPr>
          <w:rFonts w:ascii="Arial" w:hAnsi="Arial" w:cs="Arial"/>
          <w:bCs/>
        </w:rPr>
        <w:t xml:space="preserve">study </w:t>
      </w:r>
      <w:proofErr w:type="spellStart"/>
      <w:r>
        <w:rPr>
          <w:rFonts w:ascii="Arial" w:hAnsi="Arial" w:cs="Arial"/>
          <w:bCs/>
        </w:rPr>
        <w:t>EDs.</w:t>
      </w:r>
      <w:proofErr w:type="spellEnd"/>
      <w:r>
        <w:rPr>
          <w:rFonts w:ascii="Arial" w:hAnsi="Arial" w:cs="Arial"/>
          <w:bCs/>
        </w:rPr>
        <w:t xml:space="preserve"> </w:t>
      </w:r>
      <w:r w:rsidRPr="00AC4423">
        <w:rPr>
          <w:rFonts w:ascii="Arial" w:hAnsi="Arial" w:cs="Arial"/>
          <w:bCs/>
          <w:highlight w:val="yellow"/>
          <w:rPrChange w:id="331" w:author="Claudia A Munoz-Zanzi" w:date="2024-03-07T13:50:00Z">
            <w:rPr>
              <w:rFonts w:ascii="Arial" w:hAnsi="Arial" w:cs="Arial"/>
              <w:bCs/>
            </w:rPr>
          </w:rPrChange>
        </w:rPr>
        <w:t xml:space="preserve">Subsequently, we will use our study-informed under-reporting fraction to estimate leptospirosis prevalence in all equivalent non-study </w:t>
      </w:r>
      <w:commentRangeStart w:id="332"/>
      <w:r w:rsidRPr="00AC4423">
        <w:rPr>
          <w:rFonts w:ascii="Arial" w:hAnsi="Arial" w:cs="Arial"/>
          <w:bCs/>
          <w:highlight w:val="yellow"/>
          <w:rPrChange w:id="333" w:author="Claudia A Munoz-Zanzi" w:date="2024-03-07T13:50:00Z">
            <w:rPr>
              <w:rFonts w:ascii="Arial" w:hAnsi="Arial" w:cs="Arial"/>
              <w:bCs/>
            </w:rPr>
          </w:rPrChange>
        </w:rPr>
        <w:t>EDs</w:t>
      </w:r>
      <w:commentRangeEnd w:id="332"/>
      <w:r w:rsidR="006B03A2">
        <w:rPr>
          <w:rStyle w:val="CommentReference"/>
        </w:rPr>
        <w:commentReference w:id="332"/>
      </w:r>
      <w:r w:rsidRPr="00AC4423">
        <w:rPr>
          <w:rFonts w:ascii="Arial" w:hAnsi="Arial" w:cs="Arial"/>
          <w:bCs/>
          <w:highlight w:val="yellow"/>
          <w:rPrChange w:id="334" w:author="Claudia A Munoz-Zanzi" w:date="2024-03-07T13:50:00Z">
            <w:rPr>
              <w:rFonts w:ascii="Arial" w:hAnsi="Arial" w:cs="Arial"/>
              <w:bCs/>
            </w:rPr>
          </w:rPrChange>
        </w:rPr>
        <w:t xml:space="preserve"> in Puerto Rico, using passively collected </w:t>
      </w:r>
      <w:r w:rsidR="00BC54C7" w:rsidRPr="00AC4423">
        <w:rPr>
          <w:rFonts w:ascii="Arial" w:hAnsi="Arial" w:cs="Arial"/>
          <w:bCs/>
          <w:highlight w:val="yellow"/>
          <w:rPrChange w:id="335" w:author="Claudia A Munoz-Zanzi" w:date="2024-03-07T13:50:00Z">
            <w:rPr>
              <w:rFonts w:ascii="Arial" w:hAnsi="Arial" w:cs="Arial"/>
              <w:bCs/>
            </w:rPr>
          </w:rPrChange>
        </w:rPr>
        <w:t>PRDH</w:t>
      </w:r>
      <w:r w:rsidRPr="00AC4423">
        <w:rPr>
          <w:rFonts w:ascii="Arial" w:hAnsi="Arial" w:cs="Arial"/>
          <w:bCs/>
          <w:highlight w:val="yellow"/>
          <w:rPrChange w:id="336" w:author="Claudia A Munoz-Zanzi" w:date="2024-03-07T13:50:00Z">
            <w:rPr>
              <w:rFonts w:ascii="Arial" w:hAnsi="Arial" w:cs="Arial"/>
              <w:bCs/>
            </w:rPr>
          </w:rPrChange>
        </w:rPr>
        <w:t xml:space="preserve"> case reports, island-wide ED caseloads, and study-informed priors on the proportion of ED cases with </w:t>
      </w:r>
      <w:r w:rsidR="00BC54C7" w:rsidRPr="00AC4423">
        <w:rPr>
          <w:rFonts w:ascii="Arial" w:hAnsi="Arial" w:cs="Arial"/>
          <w:bCs/>
          <w:highlight w:val="yellow"/>
          <w:rPrChange w:id="337" w:author="Claudia A Munoz-Zanzi" w:date="2024-03-07T13:50:00Z">
            <w:rPr>
              <w:rFonts w:ascii="Arial" w:hAnsi="Arial" w:cs="Arial"/>
              <w:bCs/>
            </w:rPr>
          </w:rPrChange>
        </w:rPr>
        <w:t>UAFI</w:t>
      </w:r>
      <w:r w:rsidRPr="00AC4423">
        <w:rPr>
          <w:rFonts w:ascii="Arial" w:hAnsi="Arial" w:cs="Arial"/>
          <w:bCs/>
          <w:highlight w:val="yellow"/>
          <w:rPrChange w:id="338" w:author="Claudia A Munoz-Zanzi" w:date="2024-03-07T13:50:00Z">
            <w:rPr>
              <w:rFonts w:ascii="Arial" w:hAnsi="Arial" w:cs="Arial"/>
              <w:bCs/>
            </w:rPr>
          </w:rPrChange>
        </w:rPr>
        <w:t>.</w:t>
      </w:r>
      <w:r w:rsidRPr="003933C7">
        <w:rPr>
          <w:rFonts w:ascii="Arial" w:hAnsi="Arial" w:cs="Arial"/>
          <w:bCs/>
        </w:rPr>
        <w:t xml:space="preserve"> </w:t>
      </w:r>
    </w:p>
    <w:p w14:paraId="025FB58B" w14:textId="1CAA56CA" w:rsidR="00E231ED" w:rsidRPr="00E9745F" w:rsidRDefault="00E9745F" w:rsidP="00E231ED">
      <w:pPr>
        <w:spacing w:after="0" w:line="240" w:lineRule="auto"/>
        <w:rPr>
          <w:rFonts w:ascii="Arial" w:hAnsi="Arial" w:cs="Arial"/>
          <w:bCs/>
        </w:rPr>
      </w:pPr>
      <w:r w:rsidRPr="00E9745F">
        <w:rPr>
          <w:rFonts w:ascii="Arial" w:hAnsi="Arial" w:cs="Arial"/>
          <w:shd w:val="clear" w:color="auto" w:fill="FFFFFF"/>
        </w:rPr>
        <w:t xml:space="preserve">For </w:t>
      </w:r>
      <w:r>
        <w:rPr>
          <w:rFonts w:ascii="Arial" w:hAnsi="Arial" w:cs="Arial"/>
          <w:shd w:val="clear" w:color="auto" w:fill="FFFFFF"/>
        </w:rPr>
        <w:t>all</w:t>
      </w:r>
      <w:r w:rsidRPr="00E9745F">
        <w:rPr>
          <w:rFonts w:ascii="Arial" w:hAnsi="Arial" w:cs="Arial"/>
          <w:shd w:val="clear" w:color="auto" w:fill="FFFFFF"/>
        </w:rPr>
        <w:t xml:space="preserve"> Bayesian models, model fit will be evaluated using posterior predictive checks. Informative priors will be used when justified by prior research or available data. When prior knowledge is not available, broad priors will be used to allow inference to be determined primarily by observed data. Prior sensitivity analyses will be conducted to evaluate the impact of various priors on posterior estimation.</w:t>
      </w:r>
    </w:p>
    <w:p w14:paraId="63444E73" w14:textId="3E66D79B" w:rsidR="00EC58D0" w:rsidRDefault="00EC58D0" w:rsidP="001D56A3">
      <w:pPr>
        <w:spacing w:after="0" w:line="240" w:lineRule="auto"/>
        <w:rPr>
          <w:rFonts w:ascii="Arial" w:hAnsi="Arial" w:cs="Arial"/>
          <w:bCs/>
        </w:rPr>
      </w:pPr>
    </w:p>
    <w:p w14:paraId="4A47F06E" w14:textId="6726BD3D" w:rsidR="00C76FDD" w:rsidRPr="00EC58D0" w:rsidRDefault="00C76FDD" w:rsidP="001D56A3">
      <w:pPr>
        <w:spacing w:after="0" w:line="240" w:lineRule="auto"/>
        <w:rPr>
          <w:rFonts w:ascii="Arial" w:hAnsi="Arial" w:cs="Arial"/>
          <w:b/>
          <w:i/>
          <w:iCs/>
        </w:rPr>
      </w:pPr>
      <w:r w:rsidRPr="00EC58D0">
        <w:rPr>
          <w:rFonts w:ascii="Arial" w:hAnsi="Arial" w:cs="Arial"/>
          <w:b/>
          <w:i/>
          <w:iCs/>
        </w:rPr>
        <w:lastRenderedPageBreak/>
        <w:t xml:space="preserve">Study #2.  </w:t>
      </w:r>
      <w:r w:rsidR="00EC58D0">
        <w:rPr>
          <w:rFonts w:ascii="Arial" w:hAnsi="Arial" w:cs="Arial"/>
          <w:b/>
          <w:i/>
          <w:iCs/>
        </w:rPr>
        <w:t>Estimation of leptospirosis s</w:t>
      </w:r>
      <w:r w:rsidRPr="00EC58D0">
        <w:rPr>
          <w:rFonts w:ascii="Arial" w:hAnsi="Arial" w:cs="Arial"/>
          <w:b/>
          <w:i/>
          <w:iCs/>
        </w:rPr>
        <w:t>everity</w:t>
      </w:r>
    </w:p>
    <w:p w14:paraId="64D4B446" w14:textId="15A2B7D9" w:rsidR="000F3C58" w:rsidRDefault="00A72DC2" w:rsidP="000F3C58">
      <w:pPr>
        <w:spacing w:after="0" w:line="240" w:lineRule="auto"/>
        <w:rPr>
          <w:rFonts w:ascii="Arial" w:hAnsi="Arial" w:cs="Arial"/>
          <w:bCs/>
        </w:rPr>
      </w:pPr>
      <w:r>
        <w:rPr>
          <w:rFonts w:ascii="Arial" w:hAnsi="Arial" w:cs="Arial"/>
          <w:bCs/>
        </w:rPr>
        <w:t>We will obtain estimates of le</w:t>
      </w:r>
      <w:r w:rsidR="004E36C7">
        <w:rPr>
          <w:rFonts w:ascii="Arial" w:hAnsi="Arial" w:cs="Arial"/>
          <w:bCs/>
        </w:rPr>
        <w:t xml:space="preserve">ptospirosis disease </w:t>
      </w:r>
      <w:r w:rsidR="00002D79" w:rsidRPr="007C29C2">
        <w:rPr>
          <w:rFonts w:ascii="Arial" w:hAnsi="Arial" w:cs="Arial"/>
          <w:bCs/>
        </w:rPr>
        <w:t>severity</w:t>
      </w:r>
      <w:r w:rsidR="004E36C7">
        <w:rPr>
          <w:rFonts w:ascii="Arial" w:hAnsi="Arial" w:cs="Arial"/>
          <w:bCs/>
        </w:rPr>
        <w:t xml:space="preserve"> measured as </w:t>
      </w:r>
      <w:r w:rsidR="00002D79" w:rsidRPr="007C29C2">
        <w:rPr>
          <w:rFonts w:ascii="Arial" w:hAnsi="Arial" w:cs="Arial"/>
          <w:bCs/>
        </w:rPr>
        <w:t xml:space="preserve">case hospitalization ratio, </w:t>
      </w:r>
      <w:r w:rsidR="00002D79">
        <w:rPr>
          <w:rFonts w:ascii="Arial" w:hAnsi="Arial" w:cs="Arial"/>
          <w:bCs/>
        </w:rPr>
        <w:t xml:space="preserve">case intensive care admission </w:t>
      </w:r>
      <w:r w:rsidR="004E36C7">
        <w:rPr>
          <w:rFonts w:ascii="Arial" w:hAnsi="Arial" w:cs="Arial"/>
          <w:bCs/>
        </w:rPr>
        <w:t xml:space="preserve">ratio, and </w:t>
      </w:r>
      <w:r w:rsidR="00002D79">
        <w:rPr>
          <w:rFonts w:ascii="Arial" w:hAnsi="Arial" w:cs="Arial"/>
          <w:bCs/>
        </w:rPr>
        <w:t xml:space="preserve">probability of </w:t>
      </w:r>
      <w:r w:rsidR="00002D79" w:rsidRPr="007C29C2">
        <w:rPr>
          <w:rFonts w:ascii="Arial" w:hAnsi="Arial" w:cs="Arial"/>
          <w:bCs/>
        </w:rPr>
        <w:t>severe illness</w:t>
      </w:r>
      <w:r w:rsidR="00D53383">
        <w:rPr>
          <w:rFonts w:ascii="Arial" w:hAnsi="Arial" w:cs="Arial"/>
          <w:bCs/>
        </w:rPr>
        <w:t xml:space="preserve"> based on specific set of symptoms</w:t>
      </w:r>
      <w:r w:rsidR="004E36C7">
        <w:rPr>
          <w:rFonts w:ascii="Arial" w:hAnsi="Arial" w:cs="Arial"/>
          <w:bCs/>
        </w:rPr>
        <w:t xml:space="preserve">. </w:t>
      </w:r>
      <w:r>
        <w:rPr>
          <w:rFonts w:ascii="Arial" w:hAnsi="Arial" w:cs="Arial"/>
          <w:bCs/>
        </w:rPr>
        <w:t xml:space="preserve">Data available from our hospital-based surveillance for all UAFI patients and for </w:t>
      </w:r>
      <w:r w:rsidR="006F6585">
        <w:rPr>
          <w:rFonts w:ascii="Arial" w:hAnsi="Arial" w:cs="Arial"/>
          <w:bCs/>
        </w:rPr>
        <w:t>leptospirosis</w:t>
      </w:r>
      <w:r>
        <w:rPr>
          <w:rFonts w:ascii="Arial" w:hAnsi="Arial" w:cs="Arial"/>
          <w:bCs/>
        </w:rPr>
        <w:t xml:space="preserve"> cases include number hospitalized, number at the intensive care unit (ICU), </w:t>
      </w:r>
      <w:r w:rsidR="006F6585">
        <w:rPr>
          <w:rFonts w:ascii="Arial" w:hAnsi="Arial" w:cs="Arial"/>
          <w:bCs/>
        </w:rPr>
        <w:t xml:space="preserve">and </w:t>
      </w:r>
      <w:r>
        <w:rPr>
          <w:rFonts w:ascii="Arial" w:hAnsi="Arial" w:cs="Arial"/>
          <w:bCs/>
        </w:rPr>
        <w:t>number with specific symptoms indicative of severity</w:t>
      </w:r>
      <w:r w:rsidR="006F6585">
        <w:rPr>
          <w:rFonts w:ascii="Arial" w:hAnsi="Arial" w:cs="Arial"/>
          <w:bCs/>
        </w:rPr>
        <w:t xml:space="preserve"> which will be used to estimate the corresponding ratios. </w:t>
      </w:r>
      <w:r>
        <w:rPr>
          <w:rFonts w:ascii="Arial" w:hAnsi="Arial" w:cs="Arial"/>
          <w:bCs/>
        </w:rPr>
        <w:t>We will expand the model from Study #1 to add illness evolution</w:t>
      </w:r>
      <w:r w:rsidR="00B835AC">
        <w:rPr>
          <w:rFonts w:ascii="Arial" w:hAnsi="Arial" w:cs="Arial"/>
          <w:bCs/>
        </w:rPr>
        <w:t xml:space="preserve"> and the severity measures and compare </w:t>
      </w:r>
      <w:r w:rsidR="00BC54C7">
        <w:rPr>
          <w:rFonts w:ascii="Arial" w:hAnsi="Arial" w:cs="Arial"/>
          <w:bCs/>
        </w:rPr>
        <w:t xml:space="preserve">the adjusted prevalence estimates </w:t>
      </w:r>
      <w:r w:rsidR="00B835AC">
        <w:rPr>
          <w:rFonts w:ascii="Arial" w:hAnsi="Arial" w:cs="Arial"/>
          <w:bCs/>
        </w:rPr>
        <w:t xml:space="preserve">by patient characteristics such as sex, age, socio-economic status, and </w:t>
      </w:r>
      <w:r w:rsidR="006F6585">
        <w:rPr>
          <w:rFonts w:ascii="Arial" w:hAnsi="Arial" w:cs="Arial"/>
          <w:bCs/>
        </w:rPr>
        <w:t>stage of illness at the time of seeking care.</w:t>
      </w:r>
      <w:r w:rsidR="00E9745F">
        <w:rPr>
          <w:rFonts w:ascii="Arial" w:hAnsi="Arial" w:cs="Arial"/>
          <w:bCs/>
        </w:rPr>
        <w:t xml:space="preserve"> </w:t>
      </w:r>
      <w:r w:rsidR="00E9745F" w:rsidRPr="00E9745F">
        <w:rPr>
          <w:rFonts w:ascii="Arial" w:hAnsi="Arial" w:cs="Arial"/>
          <w:bCs/>
        </w:rPr>
        <w:t>At the completion of Studies #1 and #2 we will obtain adjusted estimates of leptospirosis burden and the magnitude of underestimation,</w:t>
      </w:r>
      <w:r w:rsidR="00D60BB8">
        <w:rPr>
          <w:rFonts w:ascii="Arial" w:hAnsi="Arial" w:cs="Arial"/>
          <w:bCs/>
        </w:rPr>
        <w:t xml:space="preserve"> </w:t>
      </w:r>
      <w:r w:rsidR="00E9745F" w:rsidRPr="00E9745F">
        <w:rPr>
          <w:rFonts w:ascii="Arial" w:hAnsi="Arial" w:cs="Arial"/>
          <w:bCs/>
        </w:rPr>
        <w:t xml:space="preserve">overall and by the most influential factors. We can </w:t>
      </w:r>
      <w:r w:rsidR="00D60BB8" w:rsidRPr="00E9745F">
        <w:rPr>
          <w:rFonts w:ascii="Arial" w:hAnsi="Arial" w:cs="Arial"/>
          <w:bCs/>
        </w:rPr>
        <w:t>compare</w:t>
      </w:r>
      <w:r w:rsidR="00E9745F" w:rsidRPr="00E9745F">
        <w:rPr>
          <w:rFonts w:ascii="Arial" w:hAnsi="Arial" w:cs="Arial"/>
          <w:bCs/>
        </w:rPr>
        <w:t xml:space="preserve"> such estimates with other results such as a study in Sri Lanka which estimated that the number of hospitalized leptospirosis cases should be increased by 50-80%</w:t>
      </w:r>
      <w:r w:rsidR="00E9745F" w:rsidRPr="00E9745F">
        <w:t xml:space="preserve"> </w:t>
      </w:r>
      <w:r w:rsidR="00E9745F">
        <w:rPr>
          <w:rFonts w:ascii="Arial" w:hAnsi="Arial" w:cs="Arial"/>
          <w:bCs/>
        </w:rPr>
        <w:fldChar w:fldCharType="begin">
          <w:fldData xml:space="preserve">PEVuZE5vdGU+PENpdGU+PEF1dGhvcj5XYXJuYXNla2FyYTwvQXV0aG9yPjxZZWFyPjIwMjI8L1ll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==
</w:fldData>
        </w:fldChar>
      </w:r>
      <w:r w:rsidR="00F44CCE">
        <w:rPr>
          <w:rFonts w:ascii="Arial" w:hAnsi="Arial" w:cs="Arial"/>
          <w:bCs/>
        </w:rPr>
        <w:instrText xml:space="preserve"> ADDIN EN.CITE </w:instrText>
      </w:r>
      <w:r w:rsidR="00F44CCE">
        <w:rPr>
          <w:rFonts w:ascii="Arial" w:hAnsi="Arial" w:cs="Arial"/>
          <w:bCs/>
        </w:rPr>
        <w:fldChar w:fldCharType="begin">
          <w:fldData xml:space="preserve">PEVuZE5vdGU+PENpdGU+PEF1dGhvcj5XYXJuYXNla2FyYTwvQXV0aG9yPjxZZWFyPjIwMjI8L1ll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==
</w:fldData>
        </w:fldChar>
      </w:r>
      <w:r w:rsidR="00F44CCE">
        <w:rPr>
          <w:rFonts w:ascii="Arial" w:hAnsi="Arial" w:cs="Arial"/>
          <w:bCs/>
        </w:rPr>
        <w:instrText xml:space="preserve"> ADDIN EN.CITE.DATA </w:instrText>
      </w:r>
      <w:r w:rsidR="00F44CCE">
        <w:rPr>
          <w:rFonts w:ascii="Arial" w:hAnsi="Arial" w:cs="Arial"/>
          <w:bCs/>
        </w:rPr>
      </w:r>
      <w:r w:rsidR="00F44CCE">
        <w:rPr>
          <w:rFonts w:ascii="Arial" w:hAnsi="Arial" w:cs="Arial"/>
          <w:bCs/>
        </w:rPr>
        <w:fldChar w:fldCharType="end"/>
      </w:r>
      <w:r w:rsidR="00E9745F">
        <w:rPr>
          <w:rFonts w:ascii="Arial" w:hAnsi="Arial" w:cs="Arial"/>
          <w:bCs/>
        </w:rPr>
      </w:r>
      <w:r w:rsidR="00E9745F">
        <w:rPr>
          <w:rFonts w:ascii="Arial" w:hAnsi="Arial" w:cs="Arial"/>
          <w:bCs/>
        </w:rPr>
        <w:fldChar w:fldCharType="separate"/>
      </w:r>
      <w:r w:rsidR="00F44CCE">
        <w:rPr>
          <w:rFonts w:ascii="Arial" w:hAnsi="Arial" w:cs="Arial"/>
          <w:bCs/>
          <w:noProof/>
        </w:rPr>
        <w:t>[23]</w:t>
      </w:r>
      <w:r w:rsidR="00E9745F">
        <w:rPr>
          <w:rFonts w:ascii="Arial" w:hAnsi="Arial" w:cs="Arial"/>
          <w:bCs/>
        </w:rPr>
        <w:fldChar w:fldCharType="end"/>
      </w:r>
      <w:r w:rsidR="00E9745F">
        <w:rPr>
          <w:rFonts w:ascii="Arial" w:hAnsi="Arial" w:cs="Arial"/>
          <w:bCs/>
        </w:rPr>
        <w:t>.</w:t>
      </w:r>
    </w:p>
    <w:p w14:paraId="17206265" w14:textId="37961A8F" w:rsidR="004C6F5D" w:rsidRDefault="004C6F5D" w:rsidP="00F943C3">
      <w:pPr>
        <w:spacing w:after="0" w:line="240" w:lineRule="auto"/>
        <w:rPr>
          <w:rFonts w:ascii="Arial" w:hAnsi="Arial" w:cs="Arial"/>
          <w:b/>
          <w:bCs/>
        </w:rPr>
      </w:pPr>
    </w:p>
    <w:p w14:paraId="25BE94D1" w14:textId="436E8076" w:rsidR="001D56A3" w:rsidRPr="00966EDE" w:rsidRDefault="00966EDE" w:rsidP="00F943C3">
      <w:pPr>
        <w:spacing w:after="0" w:line="240" w:lineRule="auto"/>
        <w:rPr>
          <w:rFonts w:ascii="Arial" w:hAnsi="Arial" w:cs="Arial"/>
          <w:b/>
          <w:bCs/>
          <w:i/>
          <w:iCs/>
        </w:rPr>
      </w:pPr>
      <w:r w:rsidRPr="00966EDE">
        <w:rPr>
          <w:rFonts w:ascii="Arial" w:hAnsi="Arial" w:cs="Arial"/>
          <w:b/>
          <w:bCs/>
          <w:i/>
          <w:iCs/>
        </w:rPr>
        <w:t>Study #</w:t>
      </w:r>
      <w:r w:rsidR="00E85100" w:rsidRPr="00966EDE">
        <w:rPr>
          <w:rFonts w:ascii="Arial" w:hAnsi="Arial" w:cs="Arial"/>
          <w:b/>
          <w:bCs/>
          <w:i/>
          <w:iCs/>
        </w:rPr>
        <w:t>3</w:t>
      </w:r>
      <w:r w:rsidR="001D56A3" w:rsidRPr="00966EDE">
        <w:rPr>
          <w:rFonts w:ascii="Arial" w:hAnsi="Arial" w:cs="Arial"/>
          <w:b/>
          <w:bCs/>
          <w:i/>
          <w:iCs/>
        </w:rPr>
        <w:t xml:space="preserve">.  </w:t>
      </w:r>
      <w:r w:rsidR="004E5775" w:rsidRPr="00966EDE">
        <w:rPr>
          <w:rFonts w:ascii="Arial" w:hAnsi="Arial" w:cs="Arial"/>
          <w:b/>
          <w:bCs/>
          <w:i/>
          <w:iCs/>
        </w:rPr>
        <w:t xml:space="preserve">Estimation of the </w:t>
      </w:r>
      <w:r w:rsidR="00A4570D">
        <w:rPr>
          <w:rFonts w:ascii="Arial" w:hAnsi="Arial" w:cs="Arial"/>
          <w:b/>
          <w:bCs/>
          <w:i/>
          <w:iCs/>
        </w:rPr>
        <w:t xml:space="preserve">spatial distribution of leptospirosis </w:t>
      </w:r>
      <w:commentRangeStart w:id="339"/>
      <w:r w:rsidR="00A4570D">
        <w:rPr>
          <w:rFonts w:ascii="Arial" w:hAnsi="Arial" w:cs="Arial"/>
          <w:b/>
          <w:bCs/>
          <w:i/>
          <w:iCs/>
        </w:rPr>
        <w:t>prevalence</w:t>
      </w:r>
      <w:commentRangeEnd w:id="339"/>
      <w:r w:rsidR="001A6F95">
        <w:rPr>
          <w:rStyle w:val="CommentReference"/>
        </w:rPr>
        <w:commentReference w:id="339"/>
      </w:r>
      <w:r w:rsidR="004E5775" w:rsidRPr="00966EDE">
        <w:rPr>
          <w:rFonts w:ascii="Arial" w:hAnsi="Arial" w:cs="Arial"/>
          <w:b/>
          <w:bCs/>
          <w:i/>
          <w:iCs/>
        </w:rPr>
        <w:t xml:space="preserve"> </w:t>
      </w:r>
      <w:r w:rsidR="001D56A3" w:rsidRPr="00966EDE">
        <w:rPr>
          <w:rFonts w:ascii="Arial" w:hAnsi="Arial" w:cs="Arial"/>
          <w:b/>
          <w:bCs/>
          <w:i/>
          <w:iCs/>
        </w:rPr>
        <w:t xml:space="preserve"> </w:t>
      </w:r>
    </w:p>
    <w:p w14:paraId="699C100D" w14:textId="68FDF253" w:rsidR="00491086" w:rsidRDefault="00D60BB8" w:rsidP="00491086">
      <w:pPr>
        <w:spacing w:after="0" w:line="240" w:lineRule="auto"/>
        <w:rPr>
          <w:rFonts w:ascii="Arial" w:hAnsi="Arial" w:cs="Arial"/>
        </w:rPr>
      </w:pPr>
      <w:r w:rsidRPr="00E9745F">
        <w:rPr>
          <w:rFonts w:ascii="Arial" w:hAnsi="Arial" w:cs="Arial"/>
          <w:noProof/>
        </w:rPr>
        <w:drawing>
          <wp:anchor distT="0" distB="0" distL="114300" distR="114300" simplePos="0" relativeHeight="251685888" behindDoc="0" locked="0" layoutInCell="1" allowOverlap="1" wp14:anchorId="00EEDDC4" wp14:editId="7B6E552F">
            <wp:simplePos x="0" y="0"/>
            <wp:positionH relativeFrom="margin">
              <wp:align>left</wp:align>
            </wp:positionH>
            <wp:positionV relativeFrom="paragraph">
              <wp:posOffset>1494155</wp:posOffset>
            </wp:positionV>
            <wp:extent cx="3663950" cy="1863090"/>
            <wp:effectExtent l="0" t="0" r="0" b="3810"/>
            <wp:wrapSquare wrapText="bothSides"/>
            <wp:docPr id="192808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18156"/>
                    <a:stretch/>
                  </pic:blipFill>
                  <pic:spPr bwMode="auto">
                    <a:xfrm>
                      <a:off x="0" y="0"/>
                      <a:ext cx="3663950" cy="18630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91086">
        <w:rPr>
          <w:rFonts w:ascii="Arial" w:hAnsi="Arial" w:cs="Arial"/>
        </w:rPr>
        <w:t xml:space="preserve">Passively reported leptospirosis case data for all of Puerto Rico is available through the PRDH website. These data are available by municipality and by basic case demographics (sex, and age). </w:t>
      </w:r>
      <w:commentRangeStart w:id="340"/>
      <w:r w:rsidR="00491086">
        <w:rPr>
          <w:rFonts w:ascii="Arial" w:hAnsi="Arial" w:cs="Arial"/>
        </w:rPr>
        <w:t xml:space="preserve">Since August </w:t>
      </w:r>
      <w:commentRangeStart w:id="341"/>
      <w:r w:rsidR="00491086">
        <w:rPr>
          <w:rFonts w:ascii="Arial" w:hAnsi="Arial" w:cs="Arial"/>
        </w:rPr>
        <w:t>2022</w:t>
      </w:r>
      <w:commentRangeEnd w:id="341"/>
      <w:r w:rsidR="00AC4423">
        <w:rPr>
          <w:rStyle w:val="CommentReference"/>
        </w:rPr>
        <w:commentReference w:id="341"/>
      </w:r>
      <w:r w:rsidR="00491086">
        <w:rPr>
          <w:rFonts w:ascii="Arial" w:hAnsi="Arial" w:cs="Arial"/>
        </w:rPr>
        <w:t xml:space="preserve"> (to May 2023), there have been 242 laboratory-diagnosed leptospirosis cases (193 probable and 49 confirmed) and 1,128 clinically suspect patients</w:t>
      </w:r>
      <w:r w:rsidR="00E9745F">
        <w:rPr>
          <w:rFonts w:ascii="Arial" w:hAnsi="Arial" w:cs="Arial"/>
        </w:rPr>
        <w:t xml:space="preserve"> (Figure 2 </w:t>
      </w:r>
      <w:commentRangeEnd w:id="340"/>
      <w:r w:rsidR="00AC4423">
        <w:rPr>
          <w:rStyle w:val="CommentReference"/>
        </w:rPr>
        <w:commentReference w:id="340"/>
      </w:r>
      <w:r w:rsidR="00E9745F">
        <w:rPr>
          <w:rFonts w:ascii="Arial" w:hAnsi="Arial" w:cs="Arial"/>
        </w:rPr>
        <w:t>is a visualization of total cases by municipality).</w:t>
      </w:r>
      <w:r w:rsidR="00491086">
        <w:rPr>
          <w:rFonts w:ascii="Arial" w:hAnsi="Arial" w:cs="Arial"/>
        </w:rPr>
        <w:t>To estimate true</w:t>
      </w:r>
      <w:r w:rsidR="00E9745F">
        <w:rPr>
          <w:rFonts w:ascii="Arial" w:hAnsi="Arial" w:cs="Arial"/>
        </w:rPr>
        <w:t xml:space="preserve"> (adjusted)</w:t>
      </w:r>
      <w:r w:rsidR="00491086">
        <w:rPr>
          <w:rFonts w:ascii="Arial" w:hAnsi="Arial" w:cs="Arial"/>
        </w:rPr>
        <w:t xml:space="preserve"> leptospirosis prevalence at the municipality level, we will use Bayesian disease mapping techniques (e.g., Poisson regression with spatially correlated errors) </w:t>
      </w:r>
      <w:r w:rsidR="00491086">
        <w:rPr>
          <w:rFonts w:ascii="Arial" w:hAnsi="Arial" w:cs="Arial"/>
        </w:rPr>
        <w:fldChar w:fldCharType="begin">
          <w:fldData xml:space="preserve">PEVuZE5vdGU+PENpdGU+PEF1dGhvcj5CZXNhZzwvQXV0aG9yPjxZZWFyPjE5OTE8L1llYXI+PFJl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</w:fldData>
        </w:fldChar>
      </w:r>
      <w:r w:rsidR="00EB7961">
        <w:rPr>
          <w:rFonts w:ascii="Arial" w:hAnsi="Arial" w:cs="Arial"/>
        </w:rPr>
        <w:instrText xml:space="preserve"> ADDIN EN.CITE </w:instrText>
      </w:r>
      <w:r w:rsidR="00EB7961">
        <w:rPr>
          <w:rFonts w:ascii="Arial" w:hAnsi="Arial" w:cs="Arial"/>
        </w:rPr>
        <w:fldChar w:fldCharType="begin">
          <w:fldData xml:space="preserve">PEVuZE5vdGU+PENpdGU+PEF1dGhvcj5CZXNhZzwvQXV0aG9yPjxZZWFyPjE5OTE8L1llYXI+PFJl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</w:fldData>
        </w:fldChar>
      </w:r>
      <w:r w:rsidR="00EB7961">
        <w:rPr>
          <w:rFonts w:ascii="Arial" w:hAnsi="Arial" w:cs="Arial"/>
        </w:rPr>
        <w:instrText xml:space="preserve"> ADDIN EN.CITE.DATA </w:instrText>
      </w:r>
      <w:r w:rsidR="00EB7961">
        <w:rPr>
          <w:rFonts w:ascii="Arial" w:hAnsi="Arial" w:cs="Arial"/>
        </w:rPr>
      </w:r>
      <w:r w:rsidR="00EB7961">
        <w:rPr>
          <w:rFonts w:ascii="Arial" w:hAnsi="Arial" w:cs="Arial"/>
        </w:rPr>
        <w:fldChar w:fldCharType="end"/>
      </w:r>
      <w:r w:rsidR="00491086">
        <w:rPr>
          <w:rFonts w:ascii="Arial" w:hAnsi="Arial" w:cs="Arial"/>
        </w:rPr>
      </w:r>
      <w:r w:rsidR="00491086">
        <w:rPr>
          <w:rFonts w:ascii="Arial" w:hAnsi="Arial" w:cs="Arial"/>
        </w:rPr>
        <w:fldChar w:fldCharType="separate"/>
      </w:r>
      <w:r w:rsidR="00EB7961">
        <w:rPr>
          <w:rFonts w:ascii="Arial" w:hAnsi="Arial" w:cs="Arial"/>
          <w:noProof/>
        </w:rPr>
        <w:t>[47, 48]</w:t>
      </w:r>
      <w:r w:rsidR="00491086">
        <w:rPr>
          <w:rFonts w:ascii="Arial" w:hAnsi="Arial" w:cs="Arial"/>
        </w:rPr>
        <w:fldChar w:fldCharType="end"/>
      </w:r>
      <w:r w:rsidR="00491086">
        <w:rPr>
          <w:rFonts w:ascii="Arial" w:hAnsi="Arial" w:cs="Arial"/>
        </w:rPr>
        <w:t xml:space="preserve"> </w:t>
      </w:r>
      <w:r w:rsidR="00E9745F">
        <w:rPr>
          <w:rFonts w:ascii="Arial" w:hAnsi="Arial" w:cs="Arial"/>
        </w:rPr>
        <w:t xml:space="preserve">to model the reported PRDH data, </w:t>
      </w:r>
      <w:r w:rsidR="00491086">
        <w:rPr>
          <w:rFonts w:ascii="Arial" w:hAnsi="Arial" w:cs="Arial"/>
        </w:rPr>
        <w:t xml:space="preserve">combined with </w:t>
      </w:r>
      <w:r w:rsidR="00E9745F">
        <w:rPr>
          <w:rFonts w:ascii="Arial" w:hAnsi="Arial" w:cs="Arial"/>
        </w:rPr>
        <w:t xml:space="preserve">the appropriate components of </w:t>
      </w:r>
      <w:r w:rsidR="00491086">
        <w:rPr>
          <w:rFonts w:ascii="Arial" w:hAnsi="Arial" w:cs="Arial"/>
        </w:rPr>
        <w:t>our under</w:t>
      </w:r>
      <w:r w:rsidR="00E9745F">
        <w:rPr>
          <w:rFonts w:ascii="Arial" w:hAnsi="Arial" w:cs="Arial"/>
        </w:rPr>
        <w:t xml:space="preserve">-reporting model </w:t>
      </w:r>
      <w:r w:rsidR="00491086">
        <w:rPr>
          <w:rFonts w:ascii="Arial" w:hAnsi="Arial" w:cs="Arial"/>
        </w:rPr>
        <w:t xml:space="preserve">from Study #1. We will also evaluate the impact of relevant spatially varying factors (e.g., average rainfall, average temperature, income, urbanization, sanitation access) measured at the municipality level, by including the variables as model predictors. </w:t>
      </w:r>
      <w:r>
        <w:rPr>
          <w:rFonts w:ascii="Arial" w:hAnsi="Arial" w:cs="Arial"/>
        </w:rPr>
        <w:t xml:space="preserve">The final model will reveal </w:t>
      </w:r>
      <w:del w:id="342" w:author="Caitlin Ward" w:date="2024-03-12T12:28:00Z">
        <w:r w:rsidDel="00B92EB5">
          <w:rPr>
            <w:rFonts w:ascii="Arial" w:hAnsi="Arial" w:cs="Arial"/>
          </w:rPr>
          <w:delText xml:space="preserve">important predictors and </w:delText>
        </w:r>
      </w:del>
      <w:r>
        <w:rPr>
          <w:rFonts w:ascii="Arial" w:hAnsi="Arial" w:cs="Arial"/>
        </w:rPr>
        <w:t xml:space="preserve">influential factors correlated with leptospirosis cases and the resulting product will be map of adjusted prevalence estimates indicating high risk areas. </w:t>
      </w:r>
    </w:p>
    <w:p w14:paraId="19F479F7" w14:textId="28E9FB41" w:rsidR="00E9745F" w:rsidRDefault="00E9745F" w:rsidP="00F943C3">
      <w:pPr>
        <w:spacing w:after="0" w:line="240" w:lineRule="auto"/>
        <w:rPr>
          <w:rFonts w:ascii="Arial" w:hAnsi="Arial" w:cs="Arial"/>
        </w:rPr>
      </w:pPr>
    </w:p>
    <w:p w14:paraId="1501DC49" w14:textId="77777777" w:rsidR="00E9745F" w:rsidRDefault="00E9745F" w:rsidP="00F943C3">
      <w:pPr>
        <w:spacing w:after="0" w:line="240" w:lineRule="auto"/>
        <w:rPr>
          <w:rFonts w:ascii="Arial" w:hAnsi="Arial" w:cs="Arial"/>
        </w:rPr>
      </w:pPr>
    </w:p>
    <w:p w14:paraId="706C192E" w14:textId="05F070FD" w:rsidR="00B07DD5" w:rsidRDefault="00E9745F" w:rsidP="00D60BB8">
      <w:pPr>
        <w:tabs>
          <w:tab w:val="center" w:pos="1478"/>
        </w:tabs>
        <w:spacing w:after="0" w:line="240" w:lineRule="auto"/>
        <w:rPr>
          <w:rFonts w:ascii="Arial" w:hAnsi="Arial" w:cs="Arial"/>
          <w:b/>
        </w:rPr>
      </w:pPr>
      <w:r>
        <w:rPr>
          <w:rFonts w:ascii="Arial" w:hAnsi="Arial" w:cs="Arial"/>
        </w:rPr>
        <w:t>Figure 2. Total cases reported by municipality, 2022-Present (clinically suspect, probable, and confirmed together). These counts are tabulated</w:t>
      </w:r>
      <w:ins w:id="343" w:author="Claudia A Munoz-Zanzi" w:date="2024-03-07T13:56:00Z">
        <w:r w:rsidR="00AC4423">
          <w:rPr>
            <w:rFonts w:ascii="Arial" w:hAnsi="Arial" w:cs="Arial"/>
          </w:rPr>
          <w:t>,</w:t>
        </w:r>
      </w:ins>
      <w:r>
        <w:rPr>
          <w:rFonts w:ascii="Arial" w:hAnsi="Arial" w:cs="Arial"/>
        </w:rPr>
        <w:t xml:space="preserve"> broken down by type. </w:t>
      </w:r>
      <w:r>
        <w:rPr>
          <w:rFonts w:ascii="Arial" w:hAnsi="Arial" w:cs="Arial"/>
        </w:rPr>
        <w:br w:type="textWrapping" w:clear="all"/>
      </w:r>
      <w:r w:rsidR="00D60BB8">
        <w:rPr>
          <w:rFonts w:ascii="Arial" w:hAnsi="Arial" w:cs="Arial"/>
          <w:b/>
        </w:rPr>
        <w:t xml:space="preserve">4. </w:t>
      </w:r>
      <w:r w:rsidR="00896C8E" w:rsidRPr="00896C8E">
        <w:rPr>
          <w:rFonts w:ascii="Arial" w:hAnsi="Arial" w:cs="Arial"/>
          <w:b/>
        </w:rPr>
        <w:t>PROJECT LIMITATIONS</w:t>
      </w:r>
    </w:p>
    <w:p w14:paraId="381F5F04" w14:textId="77777777" w:rsidR="00E9745F" w:rsidRPr="00896C8E" w:rsidRDefault="00E9745F" w:rsidP="00E9745F">
      <w:pPr>
        <w:pStyle w:val="ListParagraph"/>
        <w:spacing w:after="0" w:line="240" w:lineRule="auto"/>
        <w:ind w:left="420"/>
        <w:rPr>
          <w:rFonts w:ascii="Arial" w:hAnsi="Arial" w:cs="Arial"/>
          <w:b/>
        </w:rPr>
      </w:pPr>
    </w:p>
    <w:p w14:paraId="21AD4531" w14:textId="6CB8AE66" w:rsidR="00E9745F" w:rsidRDefault="00F44CCE" w:rsidP="00567E0F">
      <w:pPr>
        <w:spacing w:after="60" w:line="240" w:lineRule="auto"/>
        <w:rPr>
          <w:rFonts w:ascii="Arial" w:hAnsi="Arial" w:cs="Arial"/>
          <w:bCs/>
        </w:rPr>
      </w:pPr>
      <w:r>
        <w:rPr>
          <w:rFonts w:ascii="Arial" w:hAnsi="Arial" w:cs="Arial"/>
        </w:rPr>
        <w:t xml:space="preserve">The </w:t>
      </w:r>
      <w:r w:rsidR="00E9745F">
        <w:rPr>
          <w:rFonts w:ascii="Arial" w:hAnsi="Arial" w:cs="Arial"/>
        </w:rPr>
        <w:t xml:space="preserve">surveillance activities that originated the data for this proposed were affected by COVID-19, including a pause of several months to accommodate additional hospital logistics, which affected our enrollment totals.  However, we were able to maintain all processes as intended throughout the entire surveillance period. The data were curated and validated for the original publications. Initial description of the data revealed the appropriateness of the proposed studies and use of Bayesian methods will take full advantage of the </w:t>
      </w:r>
      <w:commentRangeStart w:id="344"/>
      <w:r w:rsidR="00E9745F">
        <w:rPr>
          <w:rFonts w:ascii="Arial" w:hAnsi="Arial" w:cs="Arial"/>
        </w:rPr>
        <w:t>data</w:t>
      </w:r>
      <w:commentRangeEnd w:id="344"/>
      <w:r w:rsidR="00491E6F">
        <w:rPr>
          <w:rStyle w:val="CommentReference"/>
        </w:rPr>
        <w:commentReference w:id="344"/>
      </w:r>
      <w:r w:rsidR="00E9745F">
        <w:rPr>
          <w:rFonts w:ascii="Arial" w:hAnsi="Arial" w:cs="Arial"/>
        </w:rPr>
        <w:t xml:space="preserve"> </w:t>
      </w:r>
      <w:r w:rsidR="00E9745F" w:rsidRPr="00E9745F">
        <w:rPr>
          <w:rFonts w:ascii="Arial" w:hAnsi="Arial" w:cs="Arial"/>
        </w:rPr>
        <w:t>while</w:t>
      </w:r>
      <w:r w:rsidR="00E9745F" w:rsidRPr="00E9745F">
        <w:rPr>
          <w:rFonts w:ascii="Arial" w:hAnsi="Arial" w:cs="Arial"/>
          <w:bCs/>
        </w:rPr>
        <w:t xml:space="preserve"> allowing us to incorporate uncertainty across various places in the models. </w:t>
      </w:r>
    </w:p>
    <w:p w14:paraId="072C1CCD" w14:textId="089C9D5C" w:rsidR="0031736A" w:rsidRDefault="00E9745F" w:rsidP="00567E0F">
      <w:pPr>
        <w:spacing w:after="60" w:line="240" w:lineRule="auto"/>
        <w:rPr>
          <w:rFonts w:ascii="Arial" w:hAnsi="Arial" w:cs="Arial"/>
        </w:rPr>
      </w:pPr>
      <w:r>
        <w:rPr>
          <w:rFonts w:ascii="Arial" w:hAnsi="Arial" w:cs="Arial"/>
          <w:bCs/>
        </w:rPr>
        <w:t xml:space="preserve">Bayesian modeling methods require a wide range of priors for model parameters and assumptions about leptospirosis disease, diagnostic test parameters, and health services. We have prior experiences parameterizing different types of models for leptospirosis and </w:t>
      </w:r>
      <w:r w:rsidR="00E25D1D">
        <w:rPr>
          <w:rFonts w:ascii="Arial" w:hAnsi="Arial" w:cs="Arial"/>
        </w:rPr>
        <w:t>our preliminary work on-site in Puerto Rico, partnerships with local providers</w:t>
      </w:r>
      <w:r>
        <w:rPr>
          <w:rFonts w:ascii="Arial" w:hAnsi="Arial" w:cs="Arial"/>
        </w:rPr>
        <w:t xml:space="preserve"> and CDC</w:t>
      </w:r>
      <w:r w:rsidR="00F44CCE">
        <w:rPr>
          <w:rFonts w:ascii="Arial" w:hAnsi="Arial" w:cs="Arial"/>
        </w:rPr>
        <w:t>,</w:t>
      </w:r>
      <w:r>
        <w:rPr>
          <w:rFonts w:ascii="Arial" w:hAnsi="Arial" w:cs="Arial"/>
        </w:rPr>
        <w:t xml:space="preserve"> and information accessible through PRDH </w:t>
      </w:r>
      <w:r w:rsidR="00E25D1D">
        <w:rPr>
          <w:rFonts w:ascii="Arial" w:hAnsi="Arial" w:cs="Arial"/>
        </w:rPr>
        <w:t xml:space="preserve">give us confidence on the ability to develop robust models. Nevertheless, proper sensitivity analysis and </w:t>
      </w:r>
      <w:r w:rsidR="00567E0F">
        <w:rPr>
          <w:rFonts w:ascii="Arial" w:hAnsi="Arial" w:cs="Arial"/>
        </w:rPr>
        <w:t xml:space="preserve">gap assessments will ensure transparency and relevant interpretations. </w:t>
      </w:r>
    </w:p>
    <w:p w14:paraId="7013E7B2" w14:textId="061ED659" w:rsidR="00E9745F" w:rsidRDefault="00E9745F" w:rsidP="00E9745F">
      <w:pPr>
        <w:spacing w:after="60" w:line="240" w:lineRule="auto"/>
        <w:rPr>
          <w:rFonts w:ascii="Arial" w:hAnsi="Arial" w:cs="Arial"/>
        </w:rPr>
      </w:pPr>
      <w:r>
        <w:rPr>
          <w:rFonts w:ascii="Arial" w:hAnsi="Arial" w:cs="Arial"/>
        </w:rPr>
        <w:t xml:space="preserve">Because our existing surveillance data was collected at ED data, we will be able to obtain direct estimates of adjusted prevalence among UAFI at the ED level. It is expected that a potentially large number of leptospirosis infections do not seek care at the ED but may go to primary clinics. </w:t>
      </w:r>
      <w:proofErr w:type="gramStart"/>
      <w:r>
        <w:rPr>
          <w:rFonts w:ascii="Arial" w:hAnsi="Arial" w:cs="Arial"/>
        </w:rPr>
        <w:t>In order to</w:t>
      </w:r>
      <w:proofErr w:type="gramEnd"/>
      <w:r>
        <w:rPr>
          <w:rFonts w:ascii="Arial" w:hAnsi="Arial" w:cs="Arial"/>
        </w:rPr>
        <w:t xml:space="preserve"> obtain a full picture of leptospirosis burden, additional work is needed to incorporate </w:t>
      </w:r>
      <w:r w:rsidR="00F44CCE">
        <w:rPr>
          <w:rFonts w:ascii="Arial" w:hAnsi="Arial" w:cs="Arial"/>
        </w:rPr>
        <w:t xml:space="preserve">local </w:t>
      </w:r>
      <w:r>
        <w:rPr>
          <w:rFonts w:ascii="Arial" w:hAnsi="Arial" w:cs="Arial"/>
        </w:rPr>
        <w:t xml:space="preserve">health seeking behaviors and practices at </w:t>
      </w:r>
      <w:r w:rsidR="00F44CCE">
        <w:rPr>
          <w:rFonts w:ascii="Arial" w:hAnsi="Arial" w:cs="Arial"/>
        </w:rPr>
        <w:t xml:space="preserve">the </w:t>
      </w:r>
      <w:r>
        <w:rPr>
          <w:rFonts w:ascii="Arial" w:hAnsi="Arial" w:cs="Arial"/>
        </w:rPr>
        <w:t xml:space="preserve">primary care level. Our </w:t>
      </w:r>
      <w:r w:rsidR="00F44CCE">
        <w:rPr>
          <w:rFonts w:ascii="Arial" w:hAnsi="Arial" w:cs="Arial"/>
        </w:rPr>
        <w:t>disease mapping study (study Aim #2, study #2) adjusting reported surveillance counts at the municipality level will provide insights in this area.</w:t>
      </w:r>
    </w:p>
    <w:p w14:paraId="03CAA907" w14:textId="77777777" w:rsidR="00BC54C7" w:rsidRDefault="00BC54C7" w:rsidP="00BC54C7">
      <w:pPr>
        <w:spacing w:after="0" w:line="240" w:lineRule="auto"/>
        <w:rPr>
          <w:rFonts w:ascii="Arial" w:hAnsi="Arial" w:cs="Arial"/>
          <w:b/>
        </w:rPr>
      </w:pPr>
    </w:p>
    <w:p w14:paraId="1D4ED1EF" w14:textId="6F9B7D65" w:rsidR="00B07DD5" w:rsidRPr="00D60BB8" w:rsidRDefault="00896C8E" w:rsidP="00D60BB8">
      <w:pPr>
        <w:pStyle w:val="ListParagraph"/>
        <w:numPr>
          <w:ilvl w:val="0"/>
          <w:numId w:val="21"/>
        </w:numPr>
        <w:spacing w:after="0" w:line="240" w:lineRule="auto"/>
        <w:ind w:left="360"/>
        <w:rPr>
          <w:rFonts w:ascii="Arial" w:hAnsi="Arial" w:cs="Arial"/>
          <w:b/>
        </w:rPr>
      </w:pPr>
      <w:r w:rsidRPr="00D60BB8">
        <w:rPr>
          <w:rFonts w:ascii="Arial" w:hAnsi="Arial" w:cs="Arial"/>
          <w:b/>
        </w:rPr>
        <w:lastRenderedPageBreak/>
        <w:t>BROADER IMPACT</w:t>
      </w:r>
      <w:r w:rsidR="001E0F60" w:rsidRPr="00D60BB8">
        <w:rPr>
          <w:rFonts w:ascii="Arial" w:hAnsi="Arial" w:cs="Arial"/>
          <w:b/>
        </w:rPr>
        <w:t xml:space="preserve"> </w:t>
      </w:r>
      <w:r w:rsidRPr="00D60BB8">
        <w:rPr>
          <w:rFonts w:ascii="Arial" w:hAnsi="Arial" w:cs="Arial"/>
          <w:b/>
        </w:rPr>
        <w:t>AND FUTURE DIRECTIONS</w:t>
      </w:r>
    </w:p>
    <w:p w14:paraId="4DCCDD0A" w14:textId="77777777" w:rsidR="00E9745F" w:rsidRPr="00896C8E" w:rsidRDefault="00E9745F" w:rsidP="00E9745F">
      <w:pPr>
        <w:pStyle w:val="ListParagraph"/>
        <w:spacing w:after="0" w:line="240" w:lineRule="auto"/>
        <w:ind w:left="420"/>
        <w:rPr>
          <w:rFonts w:ascii="Arial" w:hAnsi="Arial" w:cs="Arial"/>
          <w:b/>
        </w:rPr>
      </w:pPr>
    </w:p>
    <w:p w14:paraId="37DC2641" w14:textId="4615B248" w:rsidR="00B51E84" w:rsidRDefault="00B07DD5" w:rsidP="000F6974">
      <w:pPr>
        <w:spacing w:line="240" w:lineRule="auto"/>
        <w:rPr>
          <w:rFonts w:ascii="Arial" w:hAnsi="Arial" w:cs="Arial"/>
        </w:rPr>
      </w:pPr>
      <w:r w:rsidRPr="00CB0785">
        <w:rPr>
          <w:rFonts w:ascii="Arial" w:hAnsi="Arial" w:cs="Arial"/>
        </w:rPr>
        <w:t xml:space="preserve">At the completion of this project, </w:t>
      </w:r>
      <w:r w:rsidR="00890091">
        <w:rPr>
          <w:rFonts w:ascii="Arial" w:hAnsi="Arial" w:cs="Arial"/>
        </w:rPr>
        <w:t xml:space="preserve">we </w:t>
      </w:r>
      <w:r w:rsidR="00F44CCE">
        <w:rPr>
          <w:rFonts w:ascii="Arial" w:hAnsi="Arial" w:cs="Arial"/>
        </w:rPr>
        <w:t>w</w:t>
      </w:r>
      <w:r w:rsidR="00F44CCE" w:rsidRPr="00CB0785">
        <w:rPr>
          <w:rFonts w:ascii="Arial" w:hAnsi="Arial" w:cs="Arial"/>
        </w:rPr>
        <w:t>ill be well acquainted with the elements</w:t>
      </w:r>
      <w:r w:rsidR="00F44CCE">
        <w:rPr>
          <w:rFonts w:ascii="Arial" w:hAnsi="Arial" w:cs="Arial"/>
        </w:rPr>
        <w:t xml:space="preserve"> contributing to barriers in leptospirosis diagnosis and surveillance and will propose </w:t>
      </w:r>
      <w:r w:rsidR="00F12AAB">
        <w:rPr>
          <w:rFonts w:ascii="Arial" w:hAnsi="Arial" w:cs="Arial"/>
        </w:rPr>
        <w:t>methodology</w:t>
      </w:r>
      <w:r w:rsidR="00F44CCE">
        <w:rPr>
          <w:rFonts w:ascii="Arial" w:hAnsi="Arial" w:cs="Arial"/>
        </w:rPr>
        <w:t xml:space="preserve"> that</w:t>
      </w:r>
      <w:r w:rsidR="00F12AAB">
        <w:rPr>
          <w:rFonts w:ascii="Arial" w:hAnsi="Arial" w:cs="Arial"/>
        </w:rPr>
        <w:t xml:space="preserve"> can alleviate</w:t>
      </w:r>
      <w:r w:rsidR="00F44CCE">
        <w:rPr>
          <w:rFonts w:ascii="Arial" w:hAnsi="Arial" w:cs="Arial"/>
        </w:rPr>
        <w:t xml:space="preserve"> some of the challenges, thereby facilitating progress in the field. </w:t>
      </w:r>
      <w:del w:id="345" w:author="Caitlin Ward" w:date="2024-03-12T12:30:00Z">
        <w:r w:rsidR="00F44CCE" w:rsidDel="00654CBD">
          <w:rPr>
            <w:rFonts w:ascii="Arial" w:hAnsi="Arial" w:cs="Arial"/>
          </w:rPr>
          <w:delText>Our modeling work</w:delText>
        </w:r>
      </w:del>
      <w:ins w:id="346" w:author="Caitlin Ward" w:date="2024-03-12T12:30:00Z">
        <w:r w:rsidR="00654CBD">
          <w:rPr>
            <w:rFonts w:ascii="Arial" w:hAnsi="Arial" w:cs="Arial"/>
          </w:rPr>
          <w:t>The Bayesia</w:t>
        </w:r>
      </w:ins>
      <w:ins w:id="347" w:author="Caitlin Ward" w:date="2024-03-12T12:31:00Z">
        <w:r w:rsidR="00654CBD">
          <w:rPr>
            <w:rFonts w:ascii="Arial" w:hAnsi="Arial" w:cs="Arial"/>
          </w:rPr>
          <w:t xml:space="preserve">n modeling framework we will </w:t>
        </w:r>
      </w:ins>
      <w:ins w:id="348" w:author="Caitlin Ward" w:date="2024-03-12T12:32:00Z">
        <w:r w:rsidR="00654CBD">
          <w:rPr>
            <w:rFonts w:ascii="Arial" w:hAnsi="Arial" w:cs="Arial"/>
          </w:rPr>
          <w:t>p</w:t>
        </w:r>
      </w:ins>
      <w:ins w:id="349" w:author="Caitlin Ward" w:date="2024-03-12T12:33:00Z">
        <w:r w:rsidR="00654CBD">
          <w:rPr>
            <w:rFonts w:ascii="Arial" w:hAnsi="Arial" w:cs="Arial"/>
          </w:rPr>
          <w:t>roduce</w:t>
        </w:r>
      </w:ins>
      <w:r w:rsidR="00F44CCE">
        <w:rPr>
          <w:rFonts w:ascii="Arial" w:hAnsi="Arial" w:cs="Arial"/>
        </w:rPr>
        <w:t xml:space="preserve"> can be adapted to other places </w:t>
      </w:r>
      <w:r w:rsidR="00F44CCE" w:rsidRPr="00CB0785">
        <w:rPr>
          <w:rFonts w:ascii="Arial" w:hAnsi="Arial" w:cs="Arial"/>
        </w:rPr>
        <w:t>th</w:t>
      </w:r>
      <w:r w:rsidR="00F44CCE">
        <w:rPr>
          <w:rFonts w:ascii="Arial" w:hAnsi="Arial" w:cs="Arial"/>
        </w:rPr>
        <w:t>at face similar questions regarding the improvement of diagnostic testing criteria for leptospirosis and estimation of local disease burden. The process of conducting the proposed studies, including establishing partnerships and engaging with the local community, will position us in an ideal place to collaboratively identify future research questions. In future studies, we intend to expand our work to include community-based research to understand leptospirosis infection sources, health-seeking behaviors, and optimizing diagnosis for early detection of cases and outbreaks. Lastly, we plan to expand our work on spatial distribution and risk mapping of leptospirosis, incorporating additional spatially explicit dimensions such as population vulnerability, health access, etc. to provide a resource for public health decision-</w:t>
      </w:r>
      <w:commentRangeStart w:id="350"/>
      <w:commentRangeStart w:id="351"/>
      <w:commentRangeStart w:id="352"/>
      <w:commentRangeStart w:id="353"/>
      <w:r w:rsidR="00F44CCE">
        <w:rPr>
          <w:rFonts w:ascii="Arial" w:hAnsi="Arial" w:cs="Arial"/>
        </w:rPr>
        <w:t>making</w:t>
      </w:r>
      <w:commentRangeEnd w:id="350"/>
      <w:r w:rsidR="0054340D">
        <w:rPr>
          <w:rStyle w:val="CommentReference"/>
        </w:rPr>
        <w:commentReference w:id="350"/>
      </w:r>
      <w:commentRangeEnd w:id="351"/>
      <w:r w:rsidR="002B5BCB">
        <w:rPr>
          <w:rStyle w:val="CommentReference"/>
        </w:rPr>
        <w:commentReference w:id="351"/>
      </w:r>
      <w:commentRangeEnd w:id="352"/>
      <w:r w:rsidR="002B5BCB">
        <w:rPr>
          <w:rStyle w:val="CommentReference"/>
        </w:rPr>
        <w:commentReference w:id="352"/>
      </w:r>
      <w:commentRangeEnd w:id="353"/>
      <w:r w:rsidR="002B5BCB">
        <w:rPr>
          <w:rStyle w:val="CommentReference"/>
        </w:rPr>
        <w:commentReference w:id="353"/>
      </w:r>
      <w:r w:rsidR="00F44CCE">
        <w:rPr>
          <w:rFonts w:ascii="Arial" w:hAnsi="Arial" w:cs="Arial"/>
        </w:rPr>
        <w:t>.</w:t>
      </w:r>
    </w:p>
    <w:p w14:paraId="1A668FF2" w14:textId="77777777" w:rsidR="00F44CCE" w:rsidRDefault="00F44CCE" w:rsidP="00804062">
      <w:pPr>
        <w:spacing w:line="240" w:lineRule="auto"/>
        <w:rPr>
          <w:rFonts w:ascii="Arial" w:hAnsi="Arial" w:cs="Arial"/>
          <w:b/>
          <w:bCs/>
        </w:rPr>
      </w:pPr>
    </w:p>
    <w:p w14:paraId="63F9FB70" w14:textId="5E5C6A4A" w:rsidR="00997620" w:rsidRPr="00FE6C1D" w:rsidRDefault="00997620" w:rsidP="00804062">
      <w:pPr>
        <w:spacing w:line="240" w:lineRule="auto"/>
        <w:rPr>
          <w:rFonts w:ascii="Arial" w:hAnsi="Arial" w:cs="Arial"/>
          <w:b/>
          <w:bCs/>
        </w:rPr>
      </w:pPr>
      <w:r w:rsidRPr="00FE6C1D">
        <w:rPr>
          <w:rFonts w:ascii="Arial" w:hAnsi="Arial" w:cs="Arial"/>
          <w:b/>
          <w:bCs/>
        </w:rPr>
        <w:t>References</w:t>
      </w:r>
    </w:p>
    <w:p w14:paraId="1B41FC43" w14:textId="77777777" w:rsidR="008B272D" w:rsidRPr="008B272D" w:rsidRDefault="00B404C6" w:rsidP="008B272D">
      <w:pPr>
        <w:pStyle w:val="EndNoteBibliography"/>
        <w:spacing w:after="0"/>
      </w:pPr>
      <w:r w:rsidRPr="00FE6C1D">
        <w:rPr>
          <w:rFonts w:ascii="Arial" w:hAnsi="Arial" w:cs="Arial"/>
        </w:rPr>
        <w:fldChar w:fldCharType="begin"/>
      </w:r>
      <w:r w:rsidRPr="00FE6C1D">
        <w:rPr>
          <w:rFonts w:ascii="Arial" w:hAnsi="Arial" w:cs="Arial"/>
        </w:rPr>
        <w:instrText xml:space="preserve"> ADDIN EN.REFLIST </w:instrText>
      </w:r>
      <w:r w:rsidRPr="00FE6C1D">
        <w:rPr>
          <w:rFonts w:ascii="Arial" w:hAnsi="Arial" w:cs="Arial"/>
        </w:rPr>
        <w:fldChar w:fldCharType="separate"/>
      </w:r>
      <w:r w:rsidR="008B272D" w:rsidRPr="008B272D">
        <w:t>1.</w:t>
      </w:r>
      <w:r w:rsidR="008B272D" w:rsidRPr="008B272D">
        <w:tab/>
        <w:t>Costa F, Hagan JE, Calcagno J, Kane M, Torgerson P, Martinez-Silveira MS, et al. Global morbidity and mortality of leptospirosis: A systematic review. PLoS Negl Trop Dis. 2015;9(9):e0003898. Epub 2015/09/17. doi: 10.1371/journal.pntd.0003898. PubMed PMID: 26379143; PubMed Central PMCID: PMCPMC4574773.</w:t>
      </w:r>
    </w:p>
    <w:p w14:paraId="77994317" w14:textId="77777777" w:rsidR="008B272D" w:rsidRPr="008B272D" w:rsidRDefault="008B272D" w:rsidP="008B272D">
      <w:pPr>
        <w:pStyle w:val="EndNoteBibliography"/>
        <w:spacing w:after="0"/>
      </w:pPr>
      <w:r w:rsidRPr="008B272D">
        <w:t>2.</w:t>
      </w:r>
      <w:r w:rsidRPr="008B272D">
        <w:tab/>
        <w:t>Picardeau M. Leptospira and Leptospirosis. Methods Mol Biol. 2020;2134:271-5. Epub 2020/07/08. doi: 10.1007/978-1-0716-0459-5_24. PubMed PMID: 32632877.</w:t>
      </w:r>
    </w:p>
    <w:p w14:paraId="1A418235" w14:textId="77777777" w:rsidR="008B272D" w:rsidRPr="008B272D" w:rsidRDefault="008B272D" w:rsidP="008B272D">
      <w:pPr>
        <w:pStyle w:val="EndNoteBibliography"/>
        <w:spacing w:after="0"/>
      </w:pPr>
      <w:r w:rsidRPr="008B272D">
        <w:t>3.</w:t>
      </w:r>
      <w:r w:rsidRPr="008B272D">
        <w:tab/>
        <w:t>Liang SY, Messenger N. Infectious Diseases After Hydrologic Disasters. Emerg Med Clin North Am. 2018;36(4):835-51. Epub 2018/10/10. doi: 10.1016/j.emc.2018.07.002. PubMed PMID: 30297008; PubMed Central PMCID: PMCPMC6195322.</w:t>
      </w:r>
    </w:p>
    <w:p w14:paraId="50F04966" w14:textId="77777777" w:rsidR="008B272D" w:rsidRPr="008B272D" w:rsidRDefault="008B272D" w:rsidP="008B272D">
      <w:pPr>
        <w:pStyle w:val="EndNoteBibliography"/>
        <w:spacing w:after="0"/>
      </w:pPr>
      <w:r w:rsidRPr="008B272D">
        <w:t>4.</w:t>
      </w:r>
      <w:r w:rsidRPr="008B272D">
        <w:tab/>
        <w:t>Munoz-Zanzi C, Groene E, Morawski BM, Bonner K, Costa F, Bertherat E, et al. A systematic literature review of leptospirosis outbreaks worldwide, 1970-2012. Rev Panam Salud Publica. 2020;44:e78. Epub 2020/07/21. doi: 10.26633/RPSP.2020.78. PubMed PMID: 32684917; PubMed Central PMCID: PMCPMC7363284.</w:t>
      </w:r>
    </w:p>
    <w:p w14:paraId="4B0764F7" w14:textId="77777777" w:rsidR="008B272D" w:rsidRPr="008B272D" w:rsidRDefault="008B272D" w:rsidP="008B272D">
      <w:pPr>
        <w:pStyle w:val="EndNoteBibliography"/>
        <w:spacing w:after="0"/>
      </w:pPr>
      <w:r w:rsidRPr="008B272D">
        <w:t>5.</w:t>
      </w:r>
      <w:r w:rsidRPr="008B272D">
        <w:tab/>
        <w:t>Guiliani S. Annual report of the Puerto Rico Health Department. San Juan, Puerto Rico: 1918.</w:t>
      </w:r>
    </w:p>
    <w:p w14:paraId="104D5AF4" w14:textId="77777777" w:rsidR="008B272D" w:rsidRPr="008B272D" w:rsidRDefault="008B272D" w:rsidP="008B272D">
      <w:pPr>
        <w:pStyle w:val="EndNoteBibliography"/>
        <w:spacing w:after="0"/>
      </w:pPr>
      <w:r w:rsidRPr="008B272D">
        <w:t>6.</w:t>
      </w:r>
      <w:r w:rsidRPr="008B272D">
        <w:tab/>
        <w:t>Koppisch E, Suárez RM, Kohlschütter E, Hernández Morales F. Weil's Disease in Puerto Rico: Report of FIve Cases, One of Them with Post-mortem Findings. The Puerto Rico Journal of Public Health and Tropical Medicine 1942;17(4):305-31.</w:t>
      </w:r>
    </w:p>
    <w:p w14:paraId="5D41EBC8" w14:textId="77777777" w:rsidR="008B272D" w:rsidRPr="008B272D" w:rsidRDefault="008B272D" w:rsidP="008B272D">
      <w:pPr>
        <w:pStyle w:val="EndNoteBibliography"/>
        <w:spacing w:after="0"/>
      </w:pPr>
      <w:r w:rsidRPr="008B272D">
        <w:t>7.</w:t>
      </w:r>
      <w:r w:rsidRPr="008B272D">
        <w:tab/>
        <w:t>Alexander AD, Benenson AS, Byrne RJ, Diaz Rivera RS, Evans LB, Gochenour WS, et al. LEPTOSPIROSIS IN PUERTO RICO. Zoonoses research. 1963;2:152-227. Epub 1963/12/01. PubMed PMID: 14170551.</w:t>
      </w:r>
    </w:p>
    <w:p w14:paraId="14DE15C0" w14:textId="77777777" w:rsidR="008B272D" w:rsidRPr="008B272D" w:rsidRDefault="008B272D" w:rsidP="008B272D">
      <w:pPr>
        <w:pStyle w:val="EndNoteBibliography"/>
        <w:spacing w:after="0"/>
      </w:pPr>
      <w:r w:rsidRPr="008B272D">
        <w:t>8.</w:t>
      </w:r>
      <w:r w:rsidRPr="008B272D">
        <w:tab/>
        <w:t>Hiatt RA, Sulzer CR. Leptospirosis in a rural barrio of Guaynabo, Puerto Rico. Boletin de la Asociacion Medica de Puerto Rico. 1976;68(4):69-75. Epub 1976/04/01. PubMed PMID: 1063572.</w:t>
      </w:r>
    </w:p>
    <w:p w14:paraId="46F09A77" w14:textId="77777777" w:rsidR="008B272D" w:rsidRPr="008B272D" w:rsidRDefault="008B272D" w:rsidP="008B272D">
      <w:pPr>
        <w:pStyle w:val="EndNoteBibliography"/>
        <w:spacing w:after="0"/>
      </w:pPr>
      <w:r w:rsidRPr="008B272D">
        <w:t>9.</w:t>
      </w:r>
      <w:r w:rsidRPr="008B272D">
        <w:tab/>
        <w:t>Sanders EJ, Rigau-Pérez JG, Smits HL, Deseda CC, Vorndam VA, Aye T, et al. Increase of leptospirosis in dengue-negative patients after a hurricane in Puerto Rico in 1996 [correction of 1966]. Am J Trop Med Hyg. 1999;61(3):399-404. Epub 1999/09/25. doi: 10.4269/ajtmh.1999.61.399. PubMed PMID: 10497979.</w:t>
      </w:r>
    </w:p>
    <w:p w14:paraId="374D9D30" w14:textId="77777777" w:rsidR="008B272D" w:rsidRPr="008B272D" w:rsidRDefault="008B272D" w:rsidP="008B272D">
      <w:pPr>
        <w:pStyle w:val="EndNoteBibliography"/>
        <w:spacing w:after="0"/>
      </w:pPr>
      <w:r w:rsidRPr="008B272D">
        <w:t>10.</w:t>
      </w:r>
      <w:r w:rsidRPr="008B272D">
        <w:tab/>
        <w:t>Rivera B. Notes from the field: investigation of leptospirosis underreporting - Puerto Rico, 2010. MMWR Morb Mortal Wkly Rep. 2012;61(22):421. Epub 2012/06/08. PubMed PMID: 22672978.</w:t>
      </w:r>
    </w:p>
    <w:p w14:paraId="0980E282" w14:textId="77777777" w:rsidR="008B272D" w:rsidRPr="008B272D" w:rsidRDefault="008B272D" w:rsidP="008B272D">
      <w:pPr>
        <w:pStyle w:val="EndNoteBibliography"/>
        <w:spacing w:after="0"/>
      </w:pPr>
      <w:r w:rsidRPr="008B272D">
        <w:t>11.</w:t>
      </w:r>
      <w:r w:rsidRPr="008B272D">
        <w:tab/>
        <w:t>Adams DA, Thomas KR, Jajosky RA, Foster L, Baroi G, Sharp P, et al. Summary of Notifiable Infectious Diseases and Conditions - United States, 2015. MMWR Morb Mortal Wkly Rep. 2017;64(53):1-143. Epub 2017/08/11. doi: 10.15585/mmwr.mm6453a1. PubMed PMID: 28796757.</w:t>
      </w:r>
    </w:p>
    <w:p w14:paraId="5B4CF39B" w14:textId="61B4843A" w:rsidR="008B272D" w:rsidRPr="008B272D" w:rsidRDefault="008B272D" w:rsidP="008B272D">
      <w:pPr>
        <w:pStyle w:val="EndNoteBibliography"/>
        <w:spacing w:after="0"/>
      </w:pPr>
      <w:r w:rsidRPr="008B272D">
        <w:t>12.</w:t>
      </w:r>
      <w:r w:rsidRPr="008B272D">
        <w:tab/>
        <w:t xml:space="preserve">Ramos LJ, Méndez Lázaro P, J. SB, Pérez Cardona C. Spatial analysis and epidemiology of human leptospirosis in Puerto Rico. GeoFocus. 2018;21:227-51. doi: </w:t>
      </w:r>
      <w:hyperlink r:id="rId12" w:history="1">
        <w:r w:rsidRPr="008B272D">
          <w:rPr>
            <w:rStyle w:val="Hyperlink"/>
          </w:rPr>
          <w:t>http://dx.doi.org/10.21138/GF.592</w:t>
        </w:r>
      </w:hyperlink>
      <w:r w:rsidRPr="008B272D">
        <w:t>.</w:t>
      </w:r>
    </w:p>
    <w:p w14:paraId="39ED6395" w14:textId="77777777" w:rsidR="008B272D" w:rsidRPr="008B272D" w:rsidRDefault="008B272D" w:rsidP="008B272D">
      <w:pPr>
        <w:pStyle w:val="EndNoteBibliography"/>
        <w:spacing w:after="0"/>
      </w:pPr>
      <w:r w:rsidRPr="008B272D">
        <w:t>13.</w:t>
      </w:r>
      <w:r w:rsidRPr="008B272D">
        <w:tab/>
        <w:t>Concepción-Acevedo J, Patel A, Luna-Pinto C, Peña RG, Cuevas Ruiz RI, Arbolay HR, et al. Initial Public Health Laboratory Response After Hurricane Maria - Puerto Rico, 2017. MMWR Morb Mortal Wkly Rep. 2018;67(11):333-6. Epub 2018/03/23. doi: 10.15585/mmwr.mm6711a5. PubMed PMID: 29565842; PubMed Central PMCID: PMCPMC5868205.</w:t>
      </w:r>
    </w:p>
    <w:p w14:paraId="26936DEC" w14:textId="77777777" w:rsidR="008B272D" w:rsidRPr="008B272D" w:rsidRDefault="008B272D" w:rsidP="008B272D">
      <w:pPr>
        <w:pStyle w:val="EndNoteBibliography"/>
        <w:spacing w:after="0"/>
      </w:pPr>
      <w:r w:rsidRPr="008B272D">
        <w:t>14.</w:t>
      </w:r>
      <w:r w:rsidRPr="008B272D">
        <w:tab/>
        <w:t>Zwizwai R. Infectious disease surveillance update. The Lancet Infectious Diseases. 2023;23(2):160. doi: 10.1016/S1473-3099(23)00016-6.</w:t>
      </w:r>
    </w:p>
    <w:p w14:paraId="27AB85E2" w14:textId="77777777" w:rsidR="008B272D" w:rsidRPr="008B272D" w:rsidRDefault="008B272D" w:rsidP="008B272D">
      <w:pPr>
        <w:pStyle w:val="EndNoteBibliography"/>
        <w:spacing w:after="0"/>
      </w:pPr>
      <w:r w:rsidRPr="008B272D">
        <w:t>15.</w:t>
      </w:r>
      <w:r w:rsidRPr="008B272D">
        <w:tab/>
        <w:t xml:space="preserve">Acestor N, Cooksey R, Newton PN, Menard D, Guerin PJ, Nakagawa J, et al. Mapping the aetiology of non-malarial febrile illness in Southeast Asia through a systematic review--terra incognita impairing treatment policies. PLoS </w:t>
      </w:r>
      <w:r w:rsidRPr="008B272D">
        <w:lastRenderedPageBreak/>
        <w:t>One. 2012;7(9):e44269. Epub 2012/09/13. doi: 10.1371/journal.pone.0044269. PubMed PMID: 22970193; PubMed Central PMCID: PMCPMC3435412.</w:t>
      </w:r>
    </w:p>
    <w:p w14:paraId="43FF1154" w14:textId="77777777" w:rsidR="008B272D" w:rsidRPr="008B272D" w:rsidRDefault="008B272D" w:rsidP="008B272D">
      <w:pPr>
        <w:pStyle w:val="EndNoteBibliography"/>
        <w:spacing w:after="0"/>
      </w:pPr>
      <w:r w:rsidRPr="008B272D">
        <w:t>16.</w:t>
      </w:r>
      <w:r w:rsidRPr="008B272D">
        <w:tab/>
        <w:t>World Health O. WHO informal consultation on fever management in peripheral health care settings: a global review of evidence and practice. Geneva: World Health Organization; 2013 2013.</w:t>
      </w:r>
    </w:p>
    <w:p w14:paraId="23A3F5B0" w14:textId="77777777" w:rsidR="008B272D" w:rsidRPr="008B272D" w:rsidRDefault="008B272D" w:rsidP="008B272D">
      <w:pPr>
        <w:pStyle w:val="EndNoteBibliography"/>
        <w:spacing w:after="0"/>
      </w:pPr>
      <w:r w:rsidRPr="008B272D">
        <w:t>17.</w:t>
      </w:r>
      <w:r w:rsidRPr="008B272D">
        <w:tab/>
        <w:t>Prasad N, Murdoch DR, Reyburn H, Crump JA. Etiology of Severe Febrile Illness in Low- and Middle-Income Countries: A Systematic Review. PLoS One. 2015;10(6):e0127962. Epub 2015/07/01. doi: 10.1371/journal.pone.0127962. PubMed PMID: 26126200; PubMed Central PMCID: PMCPMC4488327.</w:t>
      </w:r>
    </w:p>
    <w:p w14:paraId="298D1BDC" w14:textId="77777777" w:rsidR="008B272D" w:rsidRPr="008B272D" w:rsidRDefault="008B272D" w:rsidP="008B272D">
      <w:pPr>
        <w:pStyle w:val="EndNoteBibliography"/>
        <w:spacing w:after="0"/>
      </w:pPr>
      <w:r w:rsidRPr="008B272D">
        <w:t>18.</w:t>
      </w:r>
      <w:r w:rsidRPr="008B272D">
        <w:tab/>
        <w:t>WHO. Integrated management of adolescent and adult illness: interim guidelines for first-level facility health workers at health centre and district outpatient clinic: acute care. 2004.</w:t>
      </w:r>
    </w:p>
    <w:p w14:paraId="29C86CAF" w14:textId="77777777" w:rsidR="008B272D" w:rsidRPr="008B272D" w:rsidRDefault="008B272D" w:rsidP="008B272D">
      <w:pPr>
        <w:pStyle w:val="EndNoteBibliography"/>
        <w:spacing w:after="0"/>
      </w:pPr>
      <w:r w:rsidRPr="008B272D">
        <w:t>19.</w:t>
      </w:r>
      <w:r w:rsidRPr="008B272D">
        <w:tab/>
        <w:t>WHO U. Institutionalizing integrated community case management (iCCM) to end preventable child deaths: a technical consultation and country action planning. 22-26 July 2019, Addis Ababa. Geneva, Switzerland: 2020  Contract No.: Licence: CC BY-NC-SA 3.0 IGO.</w:t>
      </w:r>
    </w:p>
    <w:p w14:paraId="6E777A91" w14:textId="77777777" w:rsidR="008B272D" w:rsidRPr="008B272D" w:rsidRDefault="008B272D" w:rsidP="008B272D">
      <w:pPr>
        <w:pStyle w:val="EndNoteBibliography"/>
        <w:spacing w:after="0"/>
      </w:pPr>
      <w:r w:rsidRPr="008B272D">
        <w:t>20.</w:t>
      </w:r>
      <w:r w:rsidRPr="008B272D">
        <w:tab/>
        <w:t>Keitel K, D'Acremont V. Electronic clinical decision algorithms for the integrated primary care management of febrile children in low-resource settings: review of existing tools. Clin Microbiol Infect. 2018;24(8):845-55. Epub 2018/04/24. doi: 10.1016/j.cmi.2018.04.014. PubMed PMID: 29684634.</w:t>
      </w:r>
    </w:p>
    <w:p w14:paraId="333600A2" w14:textId="77777777" w:rsidR="008B272D" w:rsidRPr="008B272D" w:rsidRDefault="008B272D" w:rsidP="008B272D">
      <w:pPr>
        <w:pStyle w:val="EndNoteBibliography"/>
        <w:spacing w:after="0"/>
      </w:pPr>
      <w:r w:rsidRPr="008B272D">
        <w:t>21.</w:t>
      </w:r>
      <w:r w:rsidRPr="008B272D">
        <w:tab/>
        <w:t>English M, Gathara D, Mwinga S, Ayieko P, Opondo C, Aluvaala J, et al. Adoption of recommended practices and basic technologies in a low-income setting. Arch Dis Child. 2014;99(5):452-6. Epub 2014/02/01. doi: 10.1136/archdischild-2013-305561. PubMed PMID: 24482351; PubMed Central PMCID: PMCPMC3995214.</w:t>
      </w:r>
    </w:p>
    <w:p w14:paraId="693F4323" w14:textId="77777777" w:rsidR="008B272D" w:rsidRPr="008B272D" w:rsidRDefault="008B272D" w:rsidP="008B272D">
      <w:pPr>
        <w:pStyle w:val="EndNoteBibliography"/>
        <w:spacing w:after="0"/>
      </w:pPr>
      <w:r w:rsidRPr="008B272D">
        <w:t>22.</w:t>
      </w:r>
      <w:r w:rsidRPr="008B272D">
        <w:tab/>
        <w:t>Sharp TM, Rivera Garcia B, Perez-Padilla J, Galloway RL, Guerra M, Ryff KR, et al. Early Indicators of Fatal Leptospirosis during the 2010 Epidemic in Puerto Rico. PLoS Negl Trop Dis. 2016;10(2):e0004482. Epub 2016/02/26. doi: 10.1371/journal.pntd.0004482. PubMed PMID: 26914210; PubMed Central PMCID: PMCPMC4767218.</w:t>
      </w:r>
    </w:p>
    <w:p w14:paraId="3F523298" w14:textId="77777777" w:rsidR="008B272D" w:rsidRPr="008B272D" w:rsidRDefault="008B272D" w:rsidP="008B272D">
      <w:pPr>
        <w:pStyle w:val="EndNoteBibliography"/>
        <w:spacing w:after="0"/>
      </w:pPr>
      <w:r w:rsidRPr="008B272D">
        <w:t>23.</w:t>
      </w:r>
      <w:r w:rsidRPr="008B272D">
        <w:tab/>
        <w:t>Warnasekara J, Srimantha S, Kappagoda C, Jayasundara D, Senevirathna I, Matthias M, et al. Diagnostic method-based underestimation of leptospirosis in clinical and research settings; an experience from a large prospective study in a high endemic setting. PLoS Negl Trop Dis. 2022;16(4):e0010331. Epub 2022/04/05. doi: 10.1371/journal.pntd.0010331. PubMed PMID: 35377883; PubMed Central PMCID: PMCPMC9009773.</w:t>
      </w:r>
    </w:p>
    <w:p w14:paraId="3787B078" w14:textId="77777777" w:rsidR="008B272D" w:rsidRPr="008B272D" w:rsidRDefault="008B272D" w:rsidP="008B272D">
      <w:pPr>
        <w:pStyle w:val="EndNoteBibliography"/>
        <w:spacing w:after="0"/>
      </w:pPr>
      <w:r w:rsidRPr="008B272D">
        <w:t>24.</w:t>
      </w:r>
      <w:r w:rsidRPr="008B272D">
        <w:tab/>
        <w:t>Biggs HM, Hertz JT, Munishi OM, Galloway RL, Marks F, Saganda W, et al. Estimating leptospirosis incidence using hospital-based surveillance and a population-based health care utilization survey in Tanzania. PLoS Negl Trop Dis. 2013;7(12):e2589. Epub 2013/12/18. doi: 10.1371/journal.pntd.0002589. PubMed PMID: 24340122; PubMed Central PMCID: PMCPMC3855074.</w:t>
      </w:r>
    </w:p>
    <w:p w14:paraId="1328FFEA" w14:textId="77777777" w:rsidR="008B272D" w:rsidRPr="008B272D" w:rsidRDefault="008B272D" w:rsidP="008B272D">
      <w:pPr>
        <w:pStyle w:val="EndNoteBibliography"/>
        <w:spacing w:after="0"/>
      </w:pPr>
      <w:r w:rsidRPr="008B272D">
        <w:t>25.</w:t>
      </w:r>
      <w:r w:rsidRPr="008B272D">
        <w:tab/>
        <w:t>Bao L, Raftery AE, Reddy A. Estimating the Sizes of Populations At Risk of HIV Infection From Multiple Data Sources Using a Bayesian Hierarchical Model. Statistics and its interface. 2015;8(2):125-36. Epub 2015/05/28. doi: 10.4310/SII.2015.v8.n2.a1. PubMed PMID: 26015851; PubMed Central PMCID: PMCPMC4442027.</w:t>
      </w:r>
    </w:p>
    <w:p w14:paraId="6F54F77B" w14:textId="77777777" w:rsidR="008B272D" w:rsidRPr="008B272D" w:rsidRDefault="008B272D" w:rsidP="008B272D">
      <w:pPr>
        <w:pStyle w:val="EndNoteBibliography"/>
        <w:spacing w:after="0"/>
      </w:pPr>
      <w:r w:rsidRPr="008B272D">
        <w:t>26.</w:t>
      </w:r>
      <w:r w:rsidRPr="008B272D">
        <w:tab/>
        <w:t>Parsons J, Niu X, Bao L. A BAYESIAN HIERARCHICAL MODEL FOR COMBINING MULTIPLE DATA SOURCES IN POPULATION SIZE ESTIMATION. The annals of applied statistics. 2022;16(3):1550-62. Epub 2023/05/03. doi: 10.1214/21-aoas1556. PubMed PMID: 37131525; PubMed Central PMCID: PMCPMC10150643.</w:t>
      </w:r>
    </w:p>
    <w:p w14:paraId="54BD014E" w14:textId="77777777" w:rsidR="008B272D" w:rsidRPr="008B272D" w:rsidRDefault="008B272D" w:rsidP="008B272D">
      <w:pPr>
        <w:pStyle w:val="EndNoteBibliography"/>
        <w:spacing w:after="0"/>
      </w:pPr>
      <w:r w:rsidRPr="008B272D">
        <w:t>27.</w:t>
      </w:r>
      <w:r w:rsidRPr="008B272D">
        <w:tab/>
        <w:t>Karpagam KB, Ganesh B. Leptospirosis: a neglected tropical zoonotic infection of public health importance-an updated review. Eur J Clin Microbiol Infect Dis. 2020;39(5):835-46. Epub 2020/01/04. doi: 10.1007/s10096-019-03797-4. PubMed PMID: 31898795.</w:t>
      </w:r>
    </w:p>
    <w:p w14:paraId="1534D62D" w14:textId="77777777" w:rsidR="008B272D" w:rsidRPr="008B272D" w:rsidRDefault="008B272D" w:rsidP="008B272D">
      <w:pPr>
        <w:pStyle w:val="EndNoteBibliography"/>
        <w:spacing w:after="0"/>
      </w:pPr>
      <w:r w:rsidRPr="008B272D">
        <w:t>28.</w:t>
      </w:r>
      <w:r w:rsidRPr="008B272D">
        <w:tab/>
        <w:t>Goarant C, Dellagi K, Picardeau M. Ending the Neglect of Treatable Bacterial Zoonoses Responsible for Non-Malaria Fevers. Yale J Biol Med. 2021;94(2):351-60. Epub 2021/07/03. PubMed PMID: 34211354; PubMed Central PMCID: PMCPMC8223548.</w:t>
      </w:r>
    </w:p>
    <w:p w14:paraId="1537515A" w14:textId="77777777" w:rsidR="008B272D" w:rsidRPr="008B272D" w:rsidRDefault="008B272D" w:rsidP="008B272D">
      <w:pPr>
        <w:pStyle w:val="EndNoteBibliography"/>
        <w:spacing w:after="0"/>
      </w:pPr>
      <w:r w:rsidRPr="008B272D">
        <w:t>29.</w:t>
      </w:r>
      <w:r w:rsidRPr="008B272D">
        <w:tab/>
        <w:t>Zhang AZ, Negoescu D, Munoz-Zanzi C. When and what to test for: A cost-effectiveness analysis of febrile illness test-and-treat strategies in the era of responsible antibiotic use. Plos One. 2020;15(1):20. doi: 10.1371/journal.pone.0227409. PubMed PMID: WOS:000534337700039.</w:t>
      </w:r>
    </w:p>
    <w:p w14:paraId="570DF75D" w14:textId="5B332471" w:rsidR="008B272D" w:rsidRPr="008B272D" w:rsidRDefault="008B272D" w:rsidP="008B272D">
      <w:pPr>
        <w:pStyle w:val="EndNoteBibliography"/>
        <w:spacing w:after="0"/>
      </w:pPr>
      <w:r w:rsidRPr="008B272D">
        <w:t>30.</w:t>
      </w:r>
      <w:r w:rsidRPr="008B272D">
        <w:tab/>
        <w:t xml:space="preserve">USGS. Climate of Puerto Rico 2021. Available from: </w:t>
      </w:r>
      <w:hyperlink r:id="rId13" w:anchor="qt-science_center_objects" w:history="1">
        <w:r w:rsidRPr="008B272D">
          <w:rPr>
            <w:rStyle w:val="Hyperlink"/>
          </w:rPr>
          <w:t>https://www.usgs.gov/centers/car-fl-water/science/climate-puerto-rico?qt-science_center_objects=0#qt-science_center_objects</w:t>
        </w:r>
      </w:hyperlink>
      <w:r w:rsidRPr="008B272D">
        <w:t>.</w:t>
      </w:r>
    </w:p>
    <w:p w14:paraId="516A8C25" w14:textId="77777777" w:rsidR="008B272D" w:rsidRPr="008B272D" w:rsidRDefault="008B272D" w:rsidP="008B272D">
      <w:pPr>
        <w:pStyle w:val="EndNoteBibliography"/>
        <w:spacing w:after="0"/>
      </w:pPr>
      <w:r w:rsidRPr="008B272D">
        <w:t>31.</w:t>
      </w:r>
      <w:r w:rsidRPr="008B272D">
        <w:tab/>
        <w:t>Lange S, Mwisongo A, Maestad O. Why don't clinicians adhere more consistently to guidelines for the Integrated Management of Childhood Illness (IMCI)? Soc Sci Med. 2014;104:56-63. Epub 2014/03/04. doi: 10.1016/j.socscimed.2013.12.020. PubMed PMID: 24581062.</w:t>
      </w:r>
    </w:p>
    <w:p w14:paraId="34A30605" w14:textId="77777777" w:rsidR="008B272D" w:rsidRPr="008B272D" w:rsidRDefault="008B272D" w:rsidP="008B272D">
      <w:pPr>
        <w:pStyle w:val="EndNoteBibliography"/>
        <w:spacing w:after="0"/>
      </w:pPr>
      <w:r w:rsidRPr="008B272D">
        <w:t>32.</w:t>
      </w:r>
      <w:r w:rsidRPr="008B272D">
        <w:tab/>
        <w:t>WHO. Integrated management of childhood illness: distance learning course. Geneva, Switzerland 2014.</w:t>
      </w:r>
    </w:p>
    <w:p w14:paraId="5076C2FE" w14:textId="77777777" w:rsidR="008B272D" w:rsidRPr="008B272D" w:rsidRDefault="008B272D" w:rsidP="008B272D">
      <w:pPr>
        <w:pStyle w:val="EndNoteBibliography"/>
        <w:spacing w:after="0"/>
      </w:pPr>
      <w:r w:rsidRPr="008B272D">
        <w:t>33.</w:t>
      </w:r>
      <w:r w:rsidRPr="008B272D">
        <w:tab/>
        <w:t>Grundy BS, Houpt ER. Opportunities and challenges to accurate diagnosis and management of acute febrile illness in adults and adolescents: A review. Acta Trop. 2022;227:106286. Epub 2021/12/27. doi: 10.1016/j.actatropica.2021.106286. PubMed PMID: 34953775; PubMed Central PMCID: PMCPMC8920774.</w:t>
      </w:r>
    </w:p>
    <w:p w14:paraId="502F7AA3" w14:textId="77777777" w:rsidR="008B272D" w:rsidRPr="008B272D" w:rsidRDefault="008B272D" w:rsidP="008B272D">
      <w:pPr>
        <w:pStyle w:val="EndNoteBibliography"/>
        <w:spacing w:after="0"/>
      </w:pPr>
      <w:r w:rsidRPr="008B272D">
        <w:lastRenderedPageBreak/>
        <w:t>34.</w:t>
      </w:r>
      <w:r w:rsidRPr="008B272D">
        <w:tab/>
        <w:t>Verbakel JY, Turner PJ, Thompson MJ, Pluddemann A, Price CP, Shinkins B, et al. Common evidence gaps in point-of-care diagnostic test evaluation: a review of horizon scan reports. BMJ Open. 2017;7(9):e015760. Epub 2017/09/03. doi: 10.1136/bmjopen-2016-015760. PubMed PMID: 28864692; PubMed Central PMCID: PMCPMC5588931.</w:t>
      </w:r>
    </w:p>
    <w:p w14:paraId="4D7B659C" w14:textId="77777777" w:rsidR="008B272D" w:rsidRPr="008B272D" w:rsidRDefault="008B272D" w:rsidP="008B272D">
      <w:pPr>
        <w:pStyle w:val="EndNoteBibliography"/>
        <w:spacing w:after="0"/>
      </w:pPr>
      <w:r w:rsidRPr="008B272D">
        <w:t>35.</w:t>
      </w:r>
      <w:r w:rsidRPr="008B272D">
        <w:tab/>
        <w:t>McKay R, Patrick DM, McGrail K, Law MR. Antibiotic prescribing for pediatric respiratory infections: What explains a large variation among physicians? Can Fam Physician. 2019;65(6):e278-e91. Epub 2019/06/14. PubMed PMID: 31189642; PubMed Central PMCID: PMCPMC6738385.</w:t>
      </w:r>
    </w:p>
    <w:p w14:paraId="3C500BF1" w14:textId="77777777" w:rsidR="008B272D" w:rsidRPr="008B272D" w:rsidRDefault="008B272D" w:rsidP="008B272D">
      <w:pPr>
        <w:pStyle w:val="EndNoteBibliography"/>
        <w:spacing w:after="0"/>
      </w:pPr>
      <w:r w:rsidRPr="008B272D">
        <w:t>36.</w:t>
      </w:r>
      <w:r w:rsidRPr="008B272D">
        <w:tab/>
        <w:t>D'Acremont V, Kahama-Maro J, Swai N, Mtasiwa D, Genton B, Lengeler C. Reduction of anti-malarial consumption after rapid diagnostic tests implementation in Dar es Salaam: a before-after and cluster randomized controlled study. Malaria journal. 2011;10:107. Epub 2011/05/03. doi: 10.1186/1475-2875-10-107. PubMed PMID: 21529365; PubMed Central PMCID: PMCPMC3108934.</w:t>
      </w:r>
    </w:p>
    <w:p w14:paraId="1D527F5A" w14:textId="77777777" w:rsidR="008B272D" w:rsidRPr="008B272D" w:rsidRDefault="008B272D" w:rsidP="008B272D">
      <w:pPr>
        <w:pStyle w:val="EndNoteBibliography"/>
        <w:spacing w:after="0"/>
      </w:pPr>
      <w:r w:rsidRPr="008B272D">
        <w:t>37.</w:t>
      </w:r>
      <w:r w:rsidRPr="008B272D">
        <w:tab/>
        <w:t>Beovic B, Dousak M, Ferreira-Coimbra J, Nadrah K, Rubulotta F, Belliato M, et al. Antibiotic use in patients with COVID-19: a 'snapshot' Infectious Diseases International Research Initiative (ID-IRI) survey. J Antimicrob Chemother. 2020;75(11):3386-90. Epub 2020/08/09. doi: 10.1093/jac/dkaa326. PubMed PMID: 32766706; PubMed Central PMCID: PMCPMC7454563.</w:t>
      </w:r>
    </w:p>
    <w:p w14:paraId="2FA3E338" w14:textId="77777777" w:rsidR="008B272D" w:rsidRPr="008B272D" w:rsidRDefault="008B272D" w:rsidP="008B272D">
      <w:pPr>
        <w:pStyle w:val="EndNoteBibliography"/>
        <w:spacing w:after="0"/>
      </w:pPr>
      <w:r w:rsidRPr="008B272D">
        <w:t>38.</w:t>
      </w:r>
      <w:r w:rsidRPr="008B272D">
        <w:tab/>
        <w:t>Gyssens IC, Wertheim HF. Editorial: Antimicrobial Stewardship in Low- and Middle-Income Countries. Front Public Health. 2020;8:617000. Epub 2020/12/22. doi: 10.3389/fpubh.2020.617000. PubMed PMID: 33344409; PubMed Central PMCID: PMCPMC7738324.</w:t>
      </w:r>
    </w:p>
    <w:p w14:paraId="2DD9B24C" w14:textId="5864DF80" w:rsidR="008B272D" w:rsidRPr="008B272D" w:rsidRDefault="008B272D" w:rsidP="008B272D">
      <w:pPr>
        <w:pStyle w:val="EndNoteBibliography"/>
        <w:spacing w:after="0"/>
      </w:pPr>
      <w:r w:rsidRPr="008B272D">
        <w:t>39.</w:t>
      </w:r>
      <w:r w:rsidRPr="008B272D">
        <w:tab/>
        <w:t xml:space="preserve">(NNDSS) NNDSS. Leptospirosis 2013 Case Definition: Centers for Disease Control;  [cited 2023 04/06/2023]. Available from: </w:t>
      </w:r>
      <w:hyperlink r:id="rId14" w:anchor="print" w:history="1">
        <w:r w:rsidRPr="008B272D">
          <w:rPr>
            <w:rStyle w:val="Hyperlink"/>
          </w:rPr>
          <w:t>https://ndc.services.cdc.gov/case-definitions/leptospirosis-2013/#print</w:t>
        </w:r>
      </w:hyperlink>
      <w:r w:rsidRPr="008B272D">
        <w:t>.</w:t>
      </w:r>
    </w:p>
    <w:p w14:paraId="75087C58" w14:textId="77777777" w:rsidR="008B272D" w:rsidRPr="008B272D" w:rsidRDefault="008B272D" w:rsidP="008B272D">
      <w:pPr>
        <w:pStyle w:val="EndNoteBibliography"/>
        <w:spacing w:after="0"/>
      </w:pPr>
      <w:r w:rsidRPr="008B272D">
        <w:t>40.</w:t>
      </w:r>
      <w:r w:rsidRPr="008B272D">
        <w:tab/>
        <w:t>Team RC. R: A Language and Environment for Statistical Computing. 3.3.3 ed. Vienna, Austria: R Foundation for Statistical Computing; 2023.</w:t>
      </w:r>
    </w:p>
    <w:p w14:paraId="174A464F" w14:textId="77777777" w:rsidR="008B272D" w:rsidRPr="008B272D" w:rsidRDefault="008B272D" w:rsidP="008B272D">
      <w:pPr>
        <w:pStyle w:val="EndNoteBibliography"/>
        <w:spacing w:after="0"/>
      </w:pPr>
      <w:r w:rsidRPr="008B272D">
        <w:t>41.</w:t>
      </w:r>
      <w:r w:rsidRPr="008B272D">
        <w:tab/>
        <w:t>de Valpine P, Turek D, Paciorek CJ, Anderson-Bergman C, Lang DT, Bodik R. Programming With Models: Writing Statistical Algorithms for General Model Structures With NIMBLE. Journal of Computational and Graphical Statistics. 2017;26(2):403-13. doi: 10.1080/10618600.2016.1172487.</w:t>
      </w:r>
    </w:p>
    <w:p w14:paraId="30B7E264" w14:textId="77777777" w:rsidR="008B272D" w:rsidRPr="008B272D" w:rsidRDefault="008B272D" w:rsidP="008B272D">
      <w:pPr>
        <w:pStyle w:val="EndNoteBibliography"/>
        <w:spacing w:after="0"/>
      </w:pPr>
      <w:r w:rsidRPr="008B272D">
        <w:t>42.</w:t>
      </w:r>
      <w:r w:rsidRPr="008B272D">
        <w:tab/>
        <w:t>Bandara K, Weerasekera MM, Gunasekara C, Ranasinghe N, Marasinghe C, Fernando N. Utility of modified Faine's criteria in diagnosis of leptospirosis. BMC Infect Dis. 2016;16(1):446. Epub 2016/08/25. doi: 10.1186/s12879-016-1791-9. PubMed PMID: 27554098; PubMed Central PMCID: PMCPMC4995749.</w:t>
      </w:r>
    </w:p>
    <w:p w14:paraId="79FC3869" w14:textId="77777777" w:rsidR="008B272D" w:rsidRPr="008B272D" w:rsidRDefault="008B272D" w:rsidP="008B272D">
      <w:pPr>
        <w:pStyle w:val="EndNoteBibliography"/>
        <w:spacing w:after="0"/>
      </w:pPr>
      <w:r w:rsidRPr="008B272D">
        <w:t>43.</w:t>
      </w:r>
      <w:r w:rsidRPr="008B272D">
        <w:tab/>
        <w:t>Warnasekara J, Srimantha SM, Agampodi SB. Estimating the burden of leptospirosis: global lessons from Sri Lanka. BMJ Glob Health. 2021;6(10). Epub 2021/10/29. doi: 10.1136/bmjgh-2021-006946. PubMed PMID: 34706880; PubMed Central PMCID: PMCPMC8552134.</w:t>
      </w:r>
    </w:p>
    <w:p w14:paraId="6E796C5A" w14:textId="77777777" w:rsidR="008B272D" w:rsidRPr="008B272D" w:rsidRDefault="008B272D" w:rsidP="008B272D">
      <w:pPr>
        <w:pStyle w:val="EndNoteBibliography"/>
        <w:spacing w:after="0"/>
      </w:pPr>
      <w:r w:rsidRPr="008B272D">
        <w:t>44.</w:t>
      </w:r>
      <w:r w:rsidRPr="008B272D">
        <w:tab/>
        <w:t>Dunson DB. Commentary: practical advantages of Bayesian analysis of epidemiologic data. Am J Epidemiol. 2001;153(12):1222-6. Epub 2001/06/21. doi: 10.1093/aje/153.12.1222. PubMed PMID: 11415958.</w:t>
      </w:r>
    </w:p>
    <w:p w14:paraId="527ED264" w14:textId="77777777" w:rsidR="008B272D" w:rsidRPr="008B272D" w:rsidRDefault="008B272D" w:rsidP="008B272D">
      <w:pPr>
        <w:pStyle w:val="EndNoteBibliography"/>
        <w:spacing w:after="0"/>
      </w:pPr>
      <w:r w:rsidRPr="008B272D">
        <w:t>45.</w:t>
      </w:r>
      <w:r w:rsidRPr="008B272D">
        <w:tab/>
        <w:t>Ward C, Brown GD, Oleson JJ. An individual level infectious disease model in the presence of uncertainty from multiple, imperfect diagnostic tests. Biometrics. 2023;79(1):426-36. Epub 2021/10/13. doi: 10.1111/biom.13579. PubMed PMID: 34636415; PubMed Central PMCID: PMCPMC8653294.</w:t>
      </w:r>
    </w:p>
    <w:p w14:paraId="5BFB8FEC" w14:textId="77777777" w:rsidR="008B272D" w:rsidRPr="008B272D" w:rsidRDefault="008B272D" w:rsidP="008B272D">
      <w:pPr>
        <w:pStyle w:val="EndNoteBibliography"/>
        <w:spacing w:after="0"/>
      </w:pPr>
      <w:r w:rsidRPr="008B272D">
        <w:t>46.</w:t>
      </w:r>
      <w:r w:rsidRPr="008B272D">
        <w:tab/>
        <w:t>Sykes JE, Reagan KL, Nally JE, Galloway RL, Haake DA. Role of Diagnostics in Epidemiology, Management, Surveillance, and Control of Leptospirosis. Pathogens. 2022;11(4). Epub 2022/04/24. doi: 10.3390/pathogens11040395. PubMed PMID: 35456070; PubMed Central PMCID: PMCPMC9032781.</w:t>
      </w:r>
    </w:p>
    <w:p w14:paraId="675BA7A8" w14:textId="77777777" w:rsidR="008B272D" w:rsidRPr="008B272D" w:rsidRDefault="008B272D" w:rsidP="008B272D">
      <w:pPr>
        <w:pStyle w:val="EndNoteBibliography"/>
        <w:spacing w:after="0"/>
      </w:pPr>
      <w:r w:rsidRPr="008B272D">
        <w:t>47.</w:t>
      </w:r>
      <w:r w:rsidRPr="008B272D">
        <w:tab/>
        <w:t>Besag J, York J, Mollié A. Bayesian image restoration, with two applications in spatial statistics. Annals of the Institute of Statistical Mathematics. 1991;43:1-20.</w:t>
      </w:r>
    </w:p>
    <w:p w14:paraId="07AD837B" w14:textId="77777777" w:rsidR="008B272D" w:rsidRPr="008B272D" w:rsidRDefault="008B272D" w:rsidP="008B272D">
      <w:pPr>
        <w:pStyle w:val="EndNoteBibliography"/>
      </w:pPr>
      <w:r w:rsidRPr="008B272D">
        <w:t>48.</w:t>
      </w:r>
      <w:r w:rsidRPr="008B272D">
        <w:tab/>
        <w:t>MacNab YC. Bayesian disease mapping: Past, present, and future. Spat Stat. 2022;50:100593. Epub 2022/01/26. doi: 10.1016/j.spasta.2022.100593. PubMed PMID: 35075407; PubMed Central PMCID: PMCPMC8769562.</w:t>
      </w:r>
    </w:p>
    <w:p w14:paraId="4AFDEC59" w14:textId="423BB578" w:rsidR="00FE74C1" w:rsidRPr="00FE74C1" w:rsidRDefault="00B404C6" w:rsidP="00804062">
      <w:pPr>
        <w:spacing w:line="240" w:lineRule="auto"/>
        <w:rPr>
          <w:rFonts w:ascii="Arial" w:hAnsi="Arial" w:cs="Arial"/>
        </w:rPr>
      </w:pPr>
      <w:r w:rsidRPr="00FE6C1D">
        <w:rPr>
          <w:rFonts w:ascii="Arial" w:hAnsi="Arial" w:cs="Arial"/>
        </w:rPr>
        <w:fldChar w:fldCharType="end"/>
      </w:r>
    </w:p>
    <w:sectPr w:rsidR="00FE74C1" w:rsidRPr="00FE74C1" w:rsidSect="00D734CA">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laudia A Munoz-Zanzi" w:date="2024-03-06T16:27:00Z" w:initials="CM">
    <w:p w14:paraId="27918E97" w14:textId="77777777" w:rsidR="002B5BCB" w:rsidRDefault="002B5BCB" w:rsidP="002B5BCB">
      <w:pPr>
        <w:pStyle w:val="CommentText"/>
      </w:pPr>
      <w:r>
        <w:rPr>
          <w:rStyle w:val="CommentReference"/>
        </w:rPr>
        <w:annotationRef/>
      </w:r>
      <w:r>
        <w:t>Update from Ralph email - climate change</w:t>
      </w:r>
    </w:p>
  </w:comment>
  <w:comment w:id="15" w:author="Claudia A Munoz-Zanzi" w:date="2024-03-06T16:18:00Z" w:initials="CM">
    <w:p w14:paraId="43A1A3B5" w14:textId="24DE666D" w:rsidR="002B5BCB" w:rsidRDefault="002B5BCB" w:rsidP="002B5BCB">
      <w:pPr>
        <w:pStyle w:val="CommentText"/>
      </w:pPr>
      <w:r>
        <w:rPr>
          <w:rStyle w:val="CommentReference"/>
        </w:rPr>
        <w:annotationRef/>
      </w:r>
      <w:r>
        <w:t xml:space="preserve">Implementation of Rapid Molecular Infectious Disease Diagnostics: the Role of Diagnostic and Antimicrobial Stewardship. </w:t>
      </w:r>
    </w:p>
  </w:comment>
  <w:comment w:id="31" w:author="Claudia A Munoz-Zanzi" w:date="2024-03-07T14:07:00Z" w:initials="CM">
    <w:p w14:paraId="75713D60" w14:textId="77777777" w:rsidR="00B84172" w:rsidRDefault="00B84172" w:rsidP="00B84172">
      <w:pPr>
        <w:pStyle w:val="CommentText"/>
      </w:pPr>
      <w:r>
        <w:rPr>
          <w:rStyle w:val="CommentReference"/>
        </w:rPr>
        <w:annotationRef/>
      </w:r>
      <w:r>
        <w:t>Please add for innovation</w:t>
      </w:r>
    </w:p>
  </w:comment>
  <w:comment w:id="62" w:author="Claudia A Munoz-Zanzi" w:date="2024-03-07T13:44:00Z" w:initials="CM">
    <w:p w14:paraId="63314A60" w14:textId="1BAFBA5A" w:rsidR="00C20E38" w:rsidRDefault="00C20E38" w:rsidP="00C20E38">
      <w:pPr>
        <w:pStyle w:val="CommentText"/>
      </w:pPr>
      <w:r>
        <w:rPr>
          <w:rStyle w:val="CommentReference"/>
        </w:rPr>
        <w:annotationRef/>
      </w:r>
      <w:r>
        <w:t xml:space="preserve">Emphasize we will develop a new diagnostic algorithm </w:t>
      </w:r>
    </w:p>
  </w:comment>
  <w:comment w:id="121" w:author="Claudia A Munoz-Zanzi" w:date="2024-03-07T12:14:00Z" w:initials="CM">
    <w:p w14:paraId="4EE27DE2" w14:textId="2F54886B" w:rsidR="00964ED7" w:rsidRDefault="00964ED7" w:rsidP="00964ED7">
      <w:pPr>
        <w:pStyle w:val="CommentText"/>
      </w:pPr>
      <w:r>
        <w:rPr>
          <w:rStyle w:val="CommentReference"/>
        </w:rPr>
        <w:annotationRef/>
      </w:r>
      <w:r>
        <w:t xml:space="preserve">Add here to explain that sentinel means that patients are representative of their catchment areas. Not meant to represent the entire Puerto Rico. </w:t>
      </w:r>
    </w:p>
  </w:comment>
  <w:comment w:id="187" w:author="Claudia A Munoz-Zanzi" w:date="2024-03-07T12:35:00Z" w:initials="CM">
    <w:p w14:paraId="05D1EFAF" w14:textId="77777777" w:rsidR="009554E3" w:rsidRDefault="009554E3" w:rsidP="009554E3">
      <w:pPr>
        <w:pStyle w:val="CommentText"/>
      </w:pPr>
      <w:r>
        <w:rPr>
          <w:rStyle w:val="CommentReference"/>
        </w:rPr>
        <w:annotationRef/>
      </w:r>
      <w:r>
        <w:t xml:space="preserve">CDC lab test definitions </w:t>
      </w:r>
    </w:p>
  </w:comment>
  <w:comment w:id="208" w:author="Claudia A Munoz-Zanzi" w:date="2024-02-29T17:46:00Z" w:initials="CM">
    <w:p w14:paraId="49F7819E" w14:textId="77777777" w:rsidR="005A5B25" w:rsidRDefault="009B216B" w:rsidP="005A5B25">
      <w:pPr>
        <w:pStyle w:val="CommentText"/>
      </w:pPr>
      <w:r>
        <w:rPr>
          <w:rStyle w:val="CommentReference"/>
        </w:rPr>
        <w:annotationRef/>
      </w:r>
      <w:r w:rsidR="005A5B25">
        <w:t>Figure with prev by hospital over time ?</w:t>
      </w:r>
    </w:p>
  </w:comment>
  <w:comment w:id="222" w:author="Claudia A Munoz-Zanzi" w:date="2024-03-04T22:42:00Z" w:initials="CM">
    <w:p w14:paraId="5837BA06" w14:textId="6F2F11B0" w:rsidR="00090952" w:rsidRDefault="00090952" w:rsidP="00090952">
      <w:pPr>
        <w:pStyle w:val="CommentText"/>
      </w:pPr>
      <w:r>
        <w:rPr>
          <w:rStyle w:val="CommentReference"/>
        </w:rPr>
        <w:annotationRef/>
      </w:r>
      <w:r>
        <w:t xml:space="preserve">Electronic clinical decision support algorithms (CDSAs) are digital health or mobile health tools that guide health-care providers on what symptoms and signs to assess, advise on what tests to perform, and propose the appropriate diagnoses, treatments and management. </w:t>
      </w:r>
    </w:p>
    <w:p w14:paraId="700046AA" w14:textId="77777777" w:rsidR="00090952" w:rsidRDefault="00090952" w:rsidP="00090952">
      <w:pPr>
        <w:pStyle w:val="CommentText"/>
      </w:pPr>
      <w:r>
        <w:t>Use of algorithm to reduce use of abx,  evaluation showed decrased wihout impact on outcomes. {Tan, 2024 #5811}</w:t>
      </w:r>
    </w:p>
  </w:comment>
  <w:comment w:id="223" w:author="Claudia A Munoz-Zanzi" w:date="2024-03-04T22:57:00Z" w:initials="CM">
    <w:p w14:paraId="5CF60484" w14:textId="77777777" w:rsidR="00526498" w:rsidRDefault="00526498" w:rsidP="00526498">
      <w:pPr>
        <w:pStyle w:val="CommentText"/>
      </w:pPr>
      <w:r>
        <w:rPr>
          <w:rStyle w:val="CommentReference"/>
        </w:rPr>
        <w:annotationRef/>
      </w:r>
      <w:r>
        <w:t>Application of faine criteria .. Very low SE because of current fever. No fever in our patietns.  Need a new algorithm {Bandara, 2016 #3186}</w:t>
      </w:r>
    </w:p>
  </w:comment>
  <w:comment w:id="224" w:author="Claudia A Munoz-Zanzi" w:date="2024-03-04T22:58:00Z" w:initials="CM">
    <w:p w14:paraId="6B3E03B0" w14:textId="77777777" w:rsidR="00526498" w:rsidRDefault="00526498" w:rsidP="00526498">
      <w:pPr>
        <w:pStyle w:val="CommentText"/>
      </w:pPr>
      <w:r>
        <w:rPr>
          <w:rStyle w:val="CommentReference"/>
        </w:rPr>
        <w:annotationRef/>
      </w:r>
      <w:r>
        <w:t>Next cste says history of fever and others and Se is high but SP is very low. So not used</w:t>
      </w:r>
    </w:p>
  </w:comment>
  <w:comment w:id="227" w:author="Claudia A Munoz-Zanzi" w:date="2024-03-07T12:56:00Z" w:initials="CM">
    <w:p w14:paraId="373ED274" w14:textId="77777777" w:rsidR="006F40C8" w:rsidRDefault="006F40C8" w:rsidP="006F40C8">
      <w:pPr>
        <w:pStyle w:val="CommentText"/>
      </w:pPr>
      <w:r>
        <w:rPr>
          <w:rStyle w:val="CommentReference"/>
        </w:rPr>
        <w:annotationRef/>
      </w:r>
      <w:r>
        <w:t>Changed from determinants of</w:t>
      </w:r>
    </w:p>
  </w:comment>
  <w:comment w:id="273" w:author="Claudia A Munoz-Zanzi" w:date="2024-03-07T13:24:00Z" w:initials="CM">
    <w:p w14:paraId="1C38491F" w14:textId="77777777" w:rsidR="009C70C0" w:rsidRDefault="009C70C0" w:rsidP="009C70C0">
      <w:pPr>
        <w:pStyle w:val="CommentText"/>
      </w:pPr>
      <w:r>
        <w:rPr>
          <w:rStyle w:val="CommentReference"/>
        </w:rPr>
        <w:annotationRef/>
      </w:r>
      <w:r>
        <w:t>Similar Bayesian model as above?</w:t>
      </w:r>
    </w:p>
  </w:comment>
  <w:comment w:id="281" w:author="Claudia A Munoz-Zanzi" w:date="2024-02-29T11:29:00Z" w:initials="CM">
    <w:p w14:paraId="5F3F11C2" w14:textId="3C51A6E1" w:rsidR="001A6F95" w:rsidRDefault="001A6F95" w:rsidP="001A6F95">
      <w:pPr>
        <w:pStyle w:val="CommentText"/>
      </w:pPr>
      <w:r>
        <w:rPr>
          <w:rStyle w:val="CommentReference"/>
        </w:rPr>
        <w:annotationRef/>
      </w:r>
      <w:r>
        <w:t xml:space="preserve">Caitlin, </w:t>
      </w:r>
    </w:p>
    <w:p w14:paraId="11992EAC" w14:textId="77777777" w:rsidR="001A6F95" w:rsidRDefault="001A6F95" w:rsidP="001A6F95">
      <w:pPr>
        <w:pStyle w:val="CommentText"/>
      </w:pPr>
      <w:r>
        <w:t xml:space="preserve">I think we can rework this in terms of developing a new algorithm to identify who to test. </w:t>
      </w:r>
    </w:p>
    <w:p w14:paraId="3CA0453E" w14:textId="77777777" w:rsidR="001A6F95" w:rsidRDefault="001A6F95" w:rsidP="001A6F95">
      <w:pPr>
        <w:pStyle w:val="CommentText"/>
      </w:pPr>
      <w:r>
        <w:t xml:space="preserve">We can also compare with the WHO recommended one that Ammar is working on . He is retrospectively applying to this same data to see how it perform. </w:t>
      </w:r>
    </w:p>
    <w:p w14:paraId="769158CA" w14:textId="77777777" w:rsidR="001A6F95" w:rsidRDefault="001A6F95" w:rsidP="001A6F95">
      <w:pPr>
        <w:pStyle w:val="CommentText"/>
      </w:pPr>
      <w:r>
        <w:t>We also talked about creating some simulations (synthetic populations) informed from the data.  This will get to the sample size issue and I have access to other case data to validate/compare.</w:t>
      </w:r>
    </w:p>
  </w:comment>
  <w:comment w:id="289" w:author="Caitlin Ward" w:date="2024-03-12T12:53:00Z" w:initials="CW">
    <w:p w14:paraId="0E3EC867" w14:textId="77777777" w:rsidR="004269FC" w:rsidRDefault="004269FC" w:rsidP="004269FC">
      <w:pPr>
        <w:pStyle w:val="CommentText"/>
      </w:pPr>
      <w:r>
        <w:rPr>
          <w:rStyle w:val="CommentReference"/>
        </w:rPr>
        <w:annotationRef/>
      </w:r>
      <w:r>
        <w:t>I added this in for another place where we include clinical expertise. Basically if there are any additional variables not identified by the LASSO that still seem like they should be in the algorithm we can add them to the decision tree too.</w:t>
      </w:r>
    </w:p>
  </w:comment>
  <w:comment w:id="319" w:author="Claudia A Munoz-Zanzi" w:date="2024-03-07T13:45:00Z" w:initials="CM">
    <w:p w14:paraId="3029BABF" w14:textId="3936E52E" w:rsidR="00C20E38" w:rsidRDefault="00C20E38" w:rsidP="00C20E38">
      <w:pPr>
        <w:pStyle w:val="CommentText"/>
      </w:pPr>
      <w:r>
        <w:rPr>
          <w:rStyle w:val="CommentReference"/>
        </w:rPr>
        <w:annotationRef/>
      </w:r>
      <w:r>
        <w:t>May be switch to method development? To use active and passive surveillance</w:t>
      </w:r>
    </w:p>
  </w:comment>
  <w:comment w:id="329" w:author="Claudia A Munoz-Zanzi" w:date="2024-03-07T14:26:00Z" w:initials="CM">
    <w:p w14:paraId="12E5A2CA" w14:textId="77777777" w:rsidR="006B03A2" w:rsidRDefault="006B03A2" w:rsidP="006B03A2">
      <w:pPr>
        <w:pStyle w:val="CommentText"/>
      </w:pPr>
      <w:r>
        <w:rPr>
          <w:rStyle w:val="CommentReference"/>
        </w:rPr>
        <w:annotationRef/>
      </w:r>
      <w:r>
        <w:t>Non-trivial</w:t>
      </w:r>
    </w:p>
  </w:comment>
  <w:comment w:id="332" w:author="Claudia A Munoz-Zanzi" w:date="2024-03-07T14:29:00Z" w:initials="CM">
    <w:p w14:paraId="0694684C" w14:textId="77777777" w:rsidR="006B03A2" w:rsidRDefault="006B03A2" w:rsidP="006B03A2">
      <w:pPr>
        <w:pStyle w:val="CommentText"/>
      </w:pPr>
      <w:r>
        <w:rPr>
          <w:rStyle w:val="CommentReference"/>
        </w:rPr>
        <w:annotationRef/>
      </w:r>
      <w:r>
        <w:t>All hospital data available</w:t>
      </w:r>
    </w:p>
  </w:comment>
  <w:comment w:id="339" w:author="Claudia A Munoz-Zanzi" w:date="2024-02-29T11:24:00Z" w:initials="CM">
    <w:p w14:paraId="31AEAF20" w14:textId="50513783" w:rsidR="001A6F95" w:rsidRDefault="001A6F95" w:rsidP="001A6F95">
      <w:pPr>
        <w:pStyle w:val="CommentText"/>
      </w:pPr>
      <w:r>
        <w:rPr>
          <w:rStyle w:val="CommentReference"/>
        </w:rPr>
        <w:annotationRef/>
      </w:r>
      <w:r>
        <w:t>Caitlin, should we combine study 1 and 2 and expand on this one?  Right now emphasis on being put on those above while the most interesting part is this one. This will  get to the innovation critique.</w:t>
      </w:r>
    </w:p>
  </w:comment>
  <w:comment w:id="341" w:author="Claudia A Munoz-Zanzi" w:date="2024-03-07T13:55:00Z" w:initials="CM">
    <w:p w14:paraId="37EBAD1E" w14:textId="77777777" w:rsidR="00AC4423" w:rsidRDefault="00AC4423" w:rsidP="00AC4423">
      <w:pPr>
        <w:pStyle w:val="CommentText"/>
      </w:pPr>
      <w:r>
        <w:rPr>
          <w:rStyle w:val="CommentReference"/>
        </w:rPr>
        <w:annotationRef/>
      </w:r>
      <w:r>
        <w:t xml:space="preserve">That data are avaialable as well but case finding and reporting really improved in 2022. so it much lower.   </w:t>
      </w:r>
    </w:p>
  </w:comment>
  <w:comment w:id="340" w:author="Claudia A Munoz-Zanzi" w:date="2024-03-07T13:53:00Z" w:initials="CM">
    <w:p w14:paraId="7F002969" w14:textId="5ECB26D4" w:rsidR="00AC4423" w:rsidRDefault="00AC4423" w:rsidP="00AC4423">
      <w:pPr>
        <w:pStyle w:val="CommentText"/>
      </w:pPr>
      <w:r>
        <w:rPr>
          <w:rStyle w:val="CommentReference"/>
        </w:rPr>
        <w:annotationRef/>
      </w:r>
      <w:r>
        <w:t>Need to update</w:t>
      </w:r>
    </w:p>
  </w:comment>
  <w:comment w:id="344" w:author="Claudia A Munoz-Zanzi" w:date="2024-03-07T13:59:00Z" w:initials="CM">
    <w:p w14:paraId="6E8BCF70" w14:textId="77777777" w:rsidR="00491E6F" w:rsidRDefault="00491E6F" w:rsidP="00491E6F">
      <w:pPr>
        <w:pStyle w:val="CommentText"/>
      </w:pPr>
      <w:r>
        <w:rPr>
          <w:rStyle w:val="CommentReference"/>
        </w:rPr>
        <w:annotationRef/>
      </w:r>
      <w:r>
        <w:t>Say something specifically about sample size?  Bayesian is suitable for small sample size</w:t>
      </w:r>
    </w:p>
  </w:comment>
  <w:comment w:id="350" w:author="Claudia A Munoz-Zanzi" w:date="2024-03-01T07:49:00Z" w:initials="CM">
    <w:p w14:paraId="0664D8F8" w14:textId="23DD70CD" w:rsidR="0054340D" w:rsidRDefault="0054340D" w:rsidP="0054340D">
      <w:pPr>
        <w:pStyle w:val="CommentText"/>
      </w:pPr>
      <w:r>
        <w:rPr>
          <w:rStyle w:val="CommentReference"/>
        </w:rPr>
        <w:annotationRef/>
      </w:r>
      <w:r>
        <w:t xml:space="preserve">Info for future algorithm and trial to validate outcome </w:t>
      </w:r>
    </w:p>
  </w:comment>
  <w:comment w:id="351" w:author="Claudia A Munoz-Zanzi" w:date="2024-03-06T16:20:00Z" w:initials="CM">
    <w:p w14:paraId="21010570" w14:textId="77777777" w:rsidR="002B5BCB" w:rsidRDefault="002B5BCB" w:rsidP="002B5BCB">
      <w:pPr>
        <w:pStyle w:val="CommentText"/>
      </w:pPr>
      <w:r>
        <w:rPr>
          <w:rStyle w:val="CommentReference"/>
        </w:rPr>
        <w:annotationRef/>
      </w:r>
      <w:r>
        <w:t xml:space="preserve">Trial to evaluate set of signs and symptoms plus lab tests and CRP to narrow who to test for lepto. </w:t>
      </w:r>
    </w:p>
  </w:comment>
  <w:comment w:id="352" w:author="Claudia A Munoz-Zanzi" w:date="2024-03-06T16:21:00Z" w:initials="CM">
    <w:p w14:paraId="7FE4C851" w14:textId="77777777" w:rsidR="002B5BCB" w:rsidRDefault="002B5BCB" w:rsidP="002B5BCB">
      <w:pPr>
        <w:pStyle w:val="CommentText"/>
      </w:pPr>
      <w:r>
        <w:rPr>
          <w:rStyle w:val="CommentReference"/>
        </w:rPr>
        <w:annotationRef/>
      </w:r>
      <w:r>
        <w:t>To help in PR and other countries</w:t>
      </w:r>
    </w:p>
  </w:comment>
  <w:comment w:id="353" w:author="Claudia A Munoz-Zanzi" w:date="2024-03-06T16:23:00Z" w:initials="CM">
    <w:p w14:paraId="00C8978D" w14:textId="77777777" w:rsidR="002B5BCB" w:rsidRDefault="002B5BCB" w:rsidP="002B5BCB">
      <w:pPr>
        <w:pStyle w:val="CommentText"/>
      </w:pPr>
      <w:r>
        <w:rPr>
          <w:rStyle w:val="CommentReference"/>
        </w:rPr>
        <w:annotationRef/>
      </w:r>
      <w:r>
        <w:t>This can be used to update the guidelines , existing electronic decision making platforms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918E97" w15:done="0"/>
  <w15:commentEx w15:paraId="43A1A3B5" w15:done="0"/>
  <w15:commentEx w15:paraId="75713D60" w15:done="0"/>
  <w15:commentEx w15:paraId="63314A60" w15:done="0"/>
  <w15:commentEx w15:paraId="4EE27DE2" w15:done="0"/>
  <w15:commentEx w15:paraId="05D1EFAF" w15:done="0"/>
  <w15:commentEx w15:paraId="49F7819E" w15:done="0"/>
  <w15:commentEx w15:paraId="700046AA" w15:done="0"/>
  <w15:commentEx w15:paraId="5CF60484" w15:done="0"/>
  <w15:commentEx w15:paraId="6B3E03B0" w15:paraIdParent="5CF60484" w15:done="0"/>
  <w15:commentEx w15:paraId="373ED274" w15:done="0"/>
  <w15:commentEx w15:paraId="1C38491F" w15:done="0"/>
  <w15:commentEx w15:paraId="769158CA" w15:done="0"/>
  <w15:commentEx w15:paraId="0E3EC867" w15:done="0"/>
  <w15:commentEx w15:paraId="3029BABF" w15:done="0"/>
  <w15:commentEx w15:paraId="12E5A2CA" w15:done="0"/>
  <w15:commentEx w15:paraId="0694684C" w15:done="0"/>
  <w15:commentEx w15:paraId="31AEAF20" w15:done="0"/>
  <w15:commentEx w15:paraId="37EBAD1E" w15:done="0"/>
  <w15:commentEx w15:paraId="7F002969" w15:done="0"/>
  <w15:commentEx w15:paraId="6E8BCF70" w15:done="0"/>
  <w15:commentEx w15:paraId="0664D8F8" w15:done="0"/>
  <w15:commentEx w15:paraId="21010570" w15:paraIdParent="0664D8F8" w15:done="0"/>
  <w15:commentEx w15:paraId="7FE4C851" w15:paraIdParent="0664D8F8" w15:done="0"/>
  <w15:commentEx w15:paraId="00C8978D" w15:paraIdParent="0664D8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EE6CE68" w16cex:dateUtc="2024-03-06T22:27:00Z"/>
  <w16cex:commentExtensible w16cex:durableId="18F9FD9B" w16cex:dateUtc="2024-03-06T22:18:00Z"/>
  <w16cex:commentExtensible w16cex:durableId="2EAF13F9" w16cex:dateUtc="2024-03-07T20:07:00Z"/>
  <w16cex:commentExtensible w16cex:durableId="50532D7C" w16cex:dateUtc="2024-03-07T19:44:00Z"/>
  <w16cex:commentExtensible w16cex:durableId="1B4A3288" w16cex:dateUtc="2024-03-07T18:14:00Z"/>
  <w16cex:commentExtensible w16cex:durableId="6BCD793D" w16cex:dateUtc="2024-03-07T18:35:00Z"/>
  <w16cex:commentExtensible w16cex:durableId="0DCDEE99" w16cex:dateUtc="2024-02-29T23:46:00Z"/>
  <w16cex:commentExtensible w16cex:durableId="457662F3" w16cex:dateUtc="2024-03-05T04:42:00Z"/>
  <w16cex:commentExtensible w16cex:durableId="62975464" w16cex:dateUtc="2024-03-05T04:57:00Z"/>
  <w16cex:commentExtensible w16cex:durableId="4EDFD9C8" w16cex:dateUtc="2024-03-05T04:58:00Z"/>
  <w16cex:commentExtensible w16cex:durableId="0A21CE4E" w16cex:dateUtc="2024-03-07T18:56:00Z"/>
  <w16cex:commentExtensible w16cex:durableId="3A9DA0AF" w16cex:dateUtc="2024-03-07T19:24:00Z"/>
  <w16cex:commentExtensible w16cex:durableId="776BCD1B" w16cex:dateUtc="2024-02-29T17:29:00Z"/>
  <w16cex:commentExtensible w16cex:durableId="50D06C34" w16cex:dateUtc="2024-03-12T17:53:00Z"/>
  <w16cex:commentExtensible w16cex:durableId="2A438BF2" w16cex:dateUtc="2024-03-07T19:45:00Z"/>
  <w16cex:commentExtensible w16cex:durableId="33A22433" w16cex:dateUtc="2024-03-07T20:26:00Z"/>
  <w16cex:commentExtensible w16cex:durableId="3E47F578" w16cex:dateUtc="2024-03-07T20:29:00Z"/>
  <w16cex:commentExtensible w16cex:durableId="2F6BC95A" w16cex:dateUtc="2024-02-29T17:24:00Z"/>
  <w16cex:commentExtensible w16cex:durableId="34760B97" w16cex:dateUtc="2024-03-07T19:55:00Z"/>
  <w16cex:commentExtensible w16cex:durableId="7FDAA46F" w16cex:dateUtc="2024-03-07T19:53:00Z"/>
  <w16cex:commentExtensible w16cex:durableId="48A1B66D" w16cex:dateUtc="2024-03-07T19:59:00Z"/>
  <w16cex:commentExtensible w16cex:durableId="19DD8100" w16cex:dateUtc="2024-03-01T13:49:00Z"/>
  <w16cex:commentExtensible w16cex:durableId="31B2A889" w16cex:dateUtc="2024-03-06T22:20:00Z"/>
  <w16cex:commentExtensible w16cex:durableId="74276973" w16cex:dateUtc="2024-03-06T22:21:00Z"/>
  <w16cex:commentExtensible w16cex:durableId="025602A5" w16cex:dateUtc="2024-03-06T2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918E97" w16cid:durableId="0EE6CE68"/>
  <w16cid:commentId w16cid:paraId="43A1A3B5" w16cid:durableId="18F9FD9B"/>
  <w16cid:commentId w16cid:paraId="75713D60" w16cid:durableId="2EAF13F9"/>
  <w16cid:commentId w16cid:paraId="63314A60" w16cid:durableId="50532D7C"/>
  <w16cid:commentId w16cid:paraId="4EE27DE2" w16cid:durableId="1B4A3288"/>
  <w16cid:commentId w16cid:paraId="05D1EFAF" w16cid:durableId="6BCD793D"/>
  <w16cid:commentId w16cid:paraId="49F7819E" w16cid:durableId="0DCDEE99"/>
  <w16cid:commentId w16cid:paraId="700046AA" w16cid:durableId="457662F3"/>
  <w16cid:commentId w16cid:paraId="5CF60484" w16cid:durableId="62975464"/>
  <w16cid:commentId w16cid:paraId="6B3E03B0" w16cid:durableId="4EDFD9C8"/>
  <w16cid:commentId w16cid:paraId="373ED274" w16cid:durableId="0A21CE4E"/>
  <w16cid:commentId w16cid:paraId="1C38491F" w16cid:durableId="3A9DA0AF"/>
  <w16cid:commentId w16cid:paraId="769158CA" w16cid:durableId="776BCD1B"/>
  <w16cid:commentId w16cid:paraId="0E3EC867" w16cid:durableId="50D06C34"/>
  <w16cid:commentId w16cid:paraId="3029BABF" w16cid:durableId="2A438BF2"/>
  <w16cid:commentId w16cid:paraId="12E5A2CA" w16cid:durableId="33A22433"/>
  <w16cid:commentId w16cid:paraId="0694684C" w16cid:durableId="3E47F578"/>
  <w16cid:commentId w16cid:paraId="31AEAF20" w16cid:durableId="2F6BC95A"/>
  <w16cid:commentId w16cid:paraId="37EBAD1E" w16cid:durableId="34760B97"/>
  <w16cid:commentId w16cid:paraId="7F002969" w16cid:durableId="7FDAA46F"/>
  <w16cid:commentId w16cid:paraId="6E8BCF70" w16cid:durableId="48A1B66D"/>
  <w16cid:commentId w16cid:paraId="0664D8F8" w16cid:durableId="19DD8100"/>
  <w16cid:commentId w16cid:paraId="21010570" w16cid:durableId="31B2A889"/>
  <w16cid:commentId w16cid:paraId="7FE4C851" w16cid:durableId="74276973"/>
  <w16cid:commentId w16cid:paraId="00C8978D" w16cid:durableId="025602A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nQuanYi Micro He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04E7A"/>
    <w:multiLevelType w:val="hybridMultilevel"/>
    <w:tmpl w:val="53B000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85AB8"/>
    <w:multiLevelType w:val="hybridMultilevel"/>
    <w:tmpl w:val="0B2E4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42402"/>
    <w:multiLevelType w:val="hybridMultilevel"/>
    <w:tmpl w:val="233E6ABA"/>
    <w:lvl w:ilvl="0" w:tplc="3D64AED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0EFA482C"/>
    <w:multiLevelType w:val="hybridMultilevel"/>
    <w:tmpl w:val="23980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34A1D"/>
    <w:multiLevelType w:val="hybridMultilevel"/>
    <w:tmpl w:val="37065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B5AF6"/>
    <w:multiLevelType w:val="hybridMultilevel"/>
    <w:tmpl w:val="124E8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E21A5C"/>
    <w:multiLevelType w:val="hybridMultilevel"/>
    <w:tmpl w:val="80F4836C"/>
    <w:lvl w:ilvl="0" w:tplc="5D4C93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737819"/>
    <w:multiLevelType w:val="hybridMultilevel"/>
    <w:tmpl w:val="D3DA0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BD3045"/>
    <w:multiLevelType w:val="hybridMultilevel"/>
    <w:tmpl w:val="DB587C8E"/>
    <w:lvl w:ilvl="0" w:tplc="35B0EA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6F0D29"/>
    <w:multiLevelType w:val="hybridMultilevel"/>
    <w:tmpl w:val="B4D87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C629C2"/>
    <w:multiLevelType w:val="hybridMultilevel"/>
    <w:tmpl w:val="7D3831D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DA1E82"/>
    <w:multiLevelType w:val="hybridMultilevel"/>
    <w:tmpl w:val="3C249712"/>
    <w:lvl w:ilvl="0" w:tplc="B16CED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96538B"/>
    <w:multiLevelType w:val="hybridMultilevel"/>
    <w:tmpl w:val="0A56E03A"/>
    <w:lvl w:ilvl="0" w:tplc="26107946">
      <w:start w:val="1"/>
      <w:numFmt w:val="lowerRoman"/>
      <w:lvlText w:val="%1)"/>
      <w:lvlJc w:val="left"/>
      <w:pPr>
        <w:ind w:left="1080" w:hanging="72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F545F4"/>
    <w:multiLevelType w:val="hybridMultilevel"/>
    <w:tmpl w:val="E01AD9C6"/>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4" w15:restartNumberingAfterBreak="0">
    <w:nsid w:val="416A3F41"/>
    <w:multiLevelType w:val="hybridMultilevel"/>
    <w:tmpl w:val="9F62FC12"/>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419650A5"/>
    <w:multiLevelType w:val="hybridMultilevel"/>
    <w:tmpl w:val="3D8CAB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D03CCF"/>
    <w:multiLevelType w:val="hybridMultilevel"/>
    <w:tmpl w:val="BD502CDE"/>
    <w:lvl w:ilvl="0" w:tplc="AA24BF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613DAA"/>
    <w:multiLevelType w:val="hybridMultilevel"/>
    <w:tmpl w:val="83D63C2E"/>
    <w:lvl w:ilvl="0" w:tplc="4984D31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A73691"/>
    <w:multiLevelType w:val="hybridMultilevel"/>
    <w:tmpl w:val="541E807A"/>
    <w:lvl w:ilvl="0" w:tplc="10ECAE4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3F67CC"/>
    <w:multiLevelType w:val="hybridMultilevel"/>
    <w:tmpl w:val="D4DA3C28"/>
    <w:lvl w:ilvl="0" w:tplc="2FA884A2">
      <w:start w:val="1"/>
      <w:numFmt w:val="decimal"/>
      <w:lvlText w:val="%1."/>
      <w:lvlJc w:val="left"/>
      <w:pPr>
        <w:ind w:left="720" w:hanging="360"/>
      </w:pPr>
      <w:rPr>
        <w:rFonts w:ascii="Arial" w:eastAsia="WenQuanYi Micro He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DA0B6E"/>
    <w:multiLevelType w:val="hybridMultilevel"/>
    <w:tmpl w:val="1EC4C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9129188">
    <w:abstractNumId w:val="3"/>
  </w:num>
  <w:num w:numId="2" w16cid:durableId="1975061259">
    <w:abstractNumId w:val="0"/>
  </w:num>
  <w:num w:numId="3" w16cid:durableId="1225722379">
    <w:abstractNumId w:val="14"/>
  </w:num>
  <w:num w:numId="4" w16cid:durableId="251163135">
    <w:abstractNumId w:val="19"/>
  </w:num>
  <w:num w:numId="5" w16cid:durableId="1906987149">
    <w:abstractNumId w:val="16"/>
  </w:num>
  <w:num w:numId="6" w16cid:durableId="1809323643">
    <w:abstractNumId w:val="15"/>
  </w:num>
  <w:num w:numId="7" w16cid:durableId="1897625845">
    <w:abstractNumId w:val="8"/>
  </w:num>
  <w:num w:numId="8" w16cid:durableId="1009675826">
    <w:abstractNumId w:val="7"/>
  </w:num>
  <w:num w:numId="9" w16cid:durableId="1410537573">
    <w:abstractNumId w:val="4"/>
  </w:num>
  <w:num w:numId="10" w16cid:durableId="1080757254">
    <w:abstractNumId w:val="20"/>
  </w:num>
  <w:num w:numId="11" w16cid:durableId="174538569">
    <w:abstractNumId w:val="5"/>
  </w:num>
  <w:num w:numId="12" w16cid:durableId="1121612002">
    <w:abstractNumId w:val="1"/>
  </w:num>
  <w:num w:numId="13" w16cid:durableId="1759862644">
    <w:abstractNumId w:val="6"/>
  </w:num>
  <w:num w:numId="14" w16cid:durableId="755590949">
    <w:abstractNumId w:val="17"/>
  </w:num>
  <w:num w:numId="15" w16cid:durableId="577907178">
    <w:abstractNumId w:val="11"/>
  </w:num>
  <w:num w:numId="16" w16cid:durableId="187063546">
    <w:abstractNumId w:val="12"/>
  </w:num>
  <w:num w:numId="17" w16cid:durableId="1465007514">
    <w:abstractNumId w:val="18"/>
  </w:num>
  <w:num w:numId="18" w16cid:durableId="223492118">
    <w:abstractNumId w:val="9"/>
  </w:num>
  <w:num w:numId="19" w16cid:durableId="45420500">
    <w:abstractNumId w:val="13"/>
  </w:num>
  <w:num w:numId="20" w16cid:durableId="805928281">
    <w:abstractNumId w:val="2"/>
  </w:num>
  <w:num w:numId="21" w16cid:durableId="114446781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laudia A Munoz-Zanzi">
    <w15:presenceInfo w15:providerId="AD" w15:userId="S::munozzan@umn.edu::931b0199-9763-46a5-a5e9-6ded44909c06"/>
  </w15:person>
  <w15:person w15:author="Caitlin Ward">
    <w15:presenceInfo w15:providerId="AD" w15:userId="S::ward-c@umn.edu::e4b2b5fd-3403-4c4e-b296-b06ada6da2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vpw0092of9z03e5tfq5e29vppreazxpwrt2&quot;&gt;My EndNote Library&lt;record-ids&gt;&lt;item&gt;1208&lt;/item&gt;&lt;item&gt;2260&lt;/item&gt;&lt;item&gt;2288&lt;/item&gt;&lt;item&gt;2298&lt;/item&gt;&lt;item&gt;2308&lt;/item&gt;&lt;item&gt;3086&lt;/item&gt;&lt;item&gt;3123&lt;/item&gt;&lt;item&gt;3151&lt;/item&gt;&lt;item&gt;3167&lt;/item&gt;&lt;item&gt;3186&lt;/item&gt;&lt;item&gt;3230&lt;/item&gt;&lt;item&gt;3302&lt;/item&gt;&lt;item&gt;3332&lt;/item&gt;&lt;item&gt;3574&lt;/item&gt;&lt;item&gt;3579&lt;/item&gt;&lt;item&gt;3580&lt;/item&gt;&lt;item&gt;3582&lt;/item&gt;&lt;item&gt;3583&lt;/item&gt;&lt;item&gt;3591&lt;/item&gt;&lt;item&gt;3608&lt;/item&gt;&lt;item&gt;3618&lt;/item&gt;&lt;item&gt;3630&lt;/item&gt;&lt;item&gt;3631&lt;/item&gt;&lt;item&gt;3642&lt;/item&gt;&lt;item&gt;5204&lt;/item&gt;&lt;item&gt;5218&lt;/item&gt;&lt;item&gt;5222&lt;/item&gt;&lt;item&gt;5226&lt;/item&gt;&lt;item&gt;5227&lt;/item&gt;&lt;item&gt;5251&lt;/item&gt;&lt;item&gt;5396&lt;/item&gt;&lt;item&gt;5423&lt;/item&gt;&lt;item&gt;5510&lt;/item&gt;&lt;item&gt;5513&lt;/item&gt;&lt;item&gt;5515&lt;/item&gt;&lt;item&gt;5523&lt;/item&gt;&lt;item&gt;5526&lt;/item&gt;&lt;item&gt;5527&lt;/item&gt;&lt;item&gt;5533&lt;/item&gt;&lt;item&gt;5538&lt;/item&gt;&lt;item&gt;5583&lt;/item&gt;&lt;item&gt;5584&lt;/item&gt;&lt;item&gt;5585&lt;/item&gt;&lt;item&gt;5587&lt;/item&gt;&lt;item&gt;5589&lt;/item&gt;&lt;item&gt;5590&lt;/item&gt;&lt;item&gt;5591&lt;/item&gt;&lt;/record-ids&gt;&lt;/item&gt;&lt;/Libraries&gt;"/>
  </w:docVars>
  <w:rsids>
    <w:rsidRoot w:val="00B57DFE"/>
    <w:rsid w:val="000002C4"/>
    <w:rsid w:val="00001BF8"/>
    <w:rsid w:val="00002B80"/>
    <w:rsid w:val="00002D79"/>
    <w:rsid w:val="000033D4"/>
    <w:rsid w:val="00005F84"/>
    <w:rsid w:val="00006FC5"/>
    <w:rsid w:val="00013930"/>
    <w:rsid w:val="00014822"/>
    <w:rsid w:val="00014A82"/>
    <w:rsid w:val="00015B01"/>
    <w:rsid w:val="00017A5B"/>
    <w:rsid w:val="00020C11"/>
    <w:rsid w:val="00020F66"/>
    <w:rsid w:val="000238BA"/>
    <w:rsid w:val="00023910"/>
    <w:rsid w:val="0002398F"/>
    <w:rsid w:val="00023F23"/>
    <w:rsid w:val="00024402"/>
    <w:rsid w:val="00025F35"/>
    <w:rsid w:val="00026737"/>
    <w:rsid w:val="00027C5A"/>
    <w:rsid w:val="000301D6"/>
    <w:rsid w:val="00030B5E"/>
    <w:rsid w:val="00033869"/>
    <w:rsid w:val="00034656"/>
    <w:rsid w:val="00035301"/>
    <w:rsid w:val="0003609A"/>
    <w:rsid w:val="00037CE1"/>
    <w:rsid w:val="000410F5"/>
    <w:rsid w:val="00042034"/>
    <w:rsid w:val="00042561"/>
    <w:rsid w:val="00046291"/>
    <w:rsid w:val="00047B74"/>
    <w:rsid w:val="00050618"/>
    <w:rsid w:val="000535E0"/>
    <w:rsid w:val="00054EC2"/>
    <w:rsid w:val="00055E98"/>
    <w:rsid w:val="00060A29"/>
    <w:rsid w:val="00060FBF"/>
    <w:rsid w:val="0006289F"/>
    <w:rsid w:val="00062DA1"/>
    <w:rsid w:val="000647BB"/>
    <w:rsid w:val="00067479"/>
    <w:rsid w:val="00072CBB"/>
    <w:rsid w:val="00072EF4"/>
    <w:rsid w:val="000746F4"/>
    <w:rsid w:val="00075D60"/>
    <w:rsid w:val="00080FA3"/>
    <w:rsid w:val="00081EB3"/>
    <w:rsid w:val="0008252B"/>
    <w:rsid w:val="00083119"/>
    <w:rsid w:val="00083FBD"/>
    <w:rsid w:val="00084B66"/>
    <w:rsid w:val="00084E22"/>
    <w:rsid w:val="00086A89"/>
    <w:rsid w:val="00086EF2"/>
    <w:rsid w:val="00090952"/>
    <w:rsid w:val="00090FE4"/>
    <w:rsid w:val="000922E4"/>
    <w:rsid w:val="000927F9"/>
    <w:rsid w:val="00092A65"/>
    <w:rsid w:val="00092E3D"/>
    <w:rsid w:val="000936F6"/>
    <w:rsid w:val="00095AD9"/>
    <w:rsid w:val="000A03D2"/>
    <w:rsid w:val="000A3700"/>
    <w:rsid w:val="000B1124"/>
    <w:rsid w:val="000B35B7"/>
    <w:rsid w:val="000B4765"/>
    <w:rsid w:val="000B4D7E"/>
    <w:rsid w:val="000B7950"/>
    <w:rsid w:val="000C006D"/>
    <w:rsid w:val="000C11DB"/>
    <w:rsid w:val="000C2B7F"/>
    <w:rsid w:val="000C42B3"/>
    <w:rsid w:val="000C793B"/>
    <w:rsid w:val="000D040C"/>
    <w:rsid w:val="000D045C"/>
    <w:rsid w:val="000D0D72"/>
    <w:rsid w:val="000D149E"/>
    <w:rsid w:val="000D20DC"/>
    <w:rsid w:val="000D328B"/>
    <w:rsid w:val="000D3F46"/>
    <w:rsid w:val="000D548A"/>
    <w:rsid w:val="000D6361"/>
    <w:rsid w:val="000D7A48"/>
    <w:rsid w:val="000E0396"/>
    <w:rsid w:val="000E0720"/>
    <w:rsid w:val="000E117E"/>
    <w:rsid w:val="000E3008"/>
    <w:rsid w:val="000E4433"/>
    <w:rsid w:val="000E4A27"/>
    <w:rsid w:val="000E4FF6"/>
    <w:rsid w:val="000E6613"/>
    <w:rsid w:val="000E6EA1"/>
    <w:rsid w:val="000E7CB0"/>
    <w:rsid w:val="000F1190"/>
    <w:rsid w:val="000F1466"/>
    <w:rsid w:val="000F1C7C"/>
    <w:rsid w:val="000F1E34"/>
    <w:rsid w:val="000F1F48"/>
    <w:rsid w:val="000F327A"/>
    <w:rsid w:val="000F3C58"/>
    <w:rsid w:val="000F5677"/>
    <w:rsid w:val="000F5B4B"/>
    <w:rsid w:val="000F6974"/>
    <w:rsid w:val="0010023B"/>
    <w:rsid w:val="001015EA"/>
    <w:rsid w:val="00101FE6"/>
    <w:rsid w:val="00103D2A"/>
    <w:rsid w:val="00104A68"/>
    <w:rsid w:val="00106995"/>
    <w:rsid w:val="00106E5E"/>
    <w:rsid w:val="001074A5"/>
    <w:rsid w:val="001106EF"/>
    <w:rsid w:val="00110B89"/>
    <w:rsid w:val="0011230D"/>
    <w:rsid w:val="00113984"/>
    <w:rsid w:val="00114833"/>
    <w:rsid w:val="00115CDF"/>
    <w:rsid w:val="00117EFE"/>
    <w:rsid w:val="001205BE"/>
    <w:rsid w:val="00120B87"/>
    <w:rsid w:val="00121B73"/>
    <w:rsid w:val="00123340"/>
    <w:rsid w:val="0012343A"/>
    <w:rsid w:val="00125478"/>
    <w:rsid w:val="00126CCF"/>
    <w:rsid w:val="00131610"/>
    <w:rsid w:val="001366D1"/>
    <w:rsid w:val="00136A89"/>
    <w:rsid w:val="00136ACE"/>
    <w:rsid w:val="00137096"/>
    <w:rsid w:val="001423ED"/>
    <w:rsid w:val="00147468"/>
    <w:rsid w:val="001508FD"/>
    <w:rsid w:val="001537C5"/>
    <w:rsid w:val="00153BE1"/>
    <w:rsid w:val="0015467E"/>
    <w:rsid w:val="001547BA"/>
    <w:rsid w:val="00154C83"/>
    <w:rsid w:val="001555CF"/>
    <w:rsid w:val="001579E9"/>
    <w:rsid w:val="001606E5"/>
    <w:rsid w:val="00160793"/>
    <w:rsid w:val="001623AD"/>
    <w:rsid w:val="001629D4"/>
    <w:rsid w:val="001658E5"/>
    <w:rsid w:val="00165A63"/>
    <w:rsid w:val="00170573"/>
    <w:rsid w:val="00171271"/>
    <w:rsid w:val="0017151D"/>
    <w:rsid w:val="00171CDB"/>
    <w:rsid w:val="0017254A"/>
    <w:rsid w:val="00172851"/>
    <w:rsid w:val="00172A52"/>
    <w:rsid w:val="00172ABA"/>
    <w:rsid w:val="00173923"/>
    <w:rsid w:val="00175F3C"/>
    <w:rsid w:val="00175FE9"/>
    <w:rsid w:val="001776F9"/>
    <w:rsid w:val="001801AD"/>
    <w:rsid w:val="001833E7"/>
    <w:rsid w:val="001843B9"/>
    <w:rsid w:val="001855F9"/>
    <w:rsid w:val="00186428"/>
    <w:rsid w:val="00186C12"/>
    <w:rsid w:val="0019017B"/>
    <w:rsid w:val="001905D3"/>
    <w:rsid w:val="001907E0"/>
    <w:rsid w:val="001931E5"/>
    <w:rsid w:val="00194272"/>
    <w:rsid w:val="00196BBC"/>
    <w:rsid w:val="001A06D0"/>
    <w:rsid w:val="001A2614"/>
    <w:rsid w:val="001A3436"/>
    <w:rsid w:val="001A3A28"/>
    <w:rsid w:val="001A4BF3"/>
    <w:rsid w:val="001A635C"/>
    <w:rsid w:val="001A6F95"/>
    <w:rsid w:val="001A783D"/>
    <w:rsid w:val="001B11C4"/>
    <w:rsid w:val="001B4445"/>
    <w:rsid w:val="001B4F25"/>
    <w:rsid w:val="001B5F53"/>
    <w:rsid w:val="001B7623"/>
    <w:rsid w:val="001B7ECE"/>
    <w:rsid w:val="001C0FB0"/>
    <w:rsid w:val="001C3F7E"/>
    <w:rsid w:val="001C488E"/>
    <w:rsid w:val="001C4F58"/>
    <w:rsid w:val="001C510A"/>
    <w:rsid w:val="001C5368"/>
    <w:rsid w:val="001C6293"/>
    <w:rsid w:val="001C67CC"/>
    <w:rsid w:val="001C6887"/>
    <w:rsid w:val="001C7AE1"/>
    <w:rsid w:val="001C7B2C"/>
    <w:rsid w:val="001C7C51"/>
    <w:rsid w:val="001D2BF9"/>
    <w:rsid w:val="001D48C1"/>
    <w:rsid w:val="001D56A3"/>
    <w:rsid w:val="001D56CB"/>
    <w:rsid w:val="001D6441"/>
    <w:rsid w:val="001D7DAB"/>
    <w:rsid w:val="001E0E7D"/>
    <w:rsid w:val="001E0F60"/>
    <w:rsid w:val="001E29AD"/>
    <w:rsid w:val="001E2F5B"/>
    <w:rsid w:val="001E3164"/>
    <w:rsid w:val="001E55B4"/>
    <w:rsid w:val="001E754B"/>
    <w:rsid w:val="001F0650"/>
    <w:rsid w:val="001F6138"/>
    <w:rsid w:val="00200A3F"/>
    <w:rsid w:val="00205F8C"/>
    <w:rsid w:val="002067F8"/>
    <w:rsid w:val="00210267"/>
    <w:rsid w:val="00213ED5"/>
    <w:rsid w:val="00217797"/>
    <w:rsid w:val="00222857"/>
    <w:rsid w:val="00222A0C"/>
    <w:rsid w:val="002239C7"/>
    <w:rsid w:val="00224281"/>
    <w:rsid w:val="00224533"/>
    <w:rsid w:val="002276A0"/>
    <w:rsid w:val="00227AAB"/>
    <w:rsid w:val="0023188C"/>
    <w:rsid w:val="00231DFE"/>
    <w:rsid w:val="00234D42"/>
    <w:rsid w:val="002363A5"/>
    <w:rsid w:val="0023792F"/>
    <w:rsid w:val="00241DBC"/>
    <w:rsid w:val="00246347"/>
    <w:rsid w:val="002474B2"/>
    <w:rsid w:val="0025235C"/>
    <w:rsid w:val="002528F7"/>
    <w:rsid w:val="0025291A"/>
    <w:rsid w:val="00253C49"/>
    <w:rsid w:val="002551CB"/>
    <w:rsid w:val="00255FA8"/>
    <w:rsid w:val="00257A97"/>
    <w:rsid w:val="00260A81"/>
    <w:rsid w:val="002626B0"/>
    <w:rsid w:val="0026283B"/>
    <w:rsid w:val="00263BEA"/>
    <w:rsid w:val="002646CE"/>
    <w:rsid w:val="00264C9B"/>
    <w:rsid w:val="002669A1"/>
    <w:rsid w:val="00273AE4"/>
    <w:rsid w:val="00275EB1"/>
    <w:rsid w:val="002764DE"/>
    <w:rsid w:val="0028091D"/>
    <w:rsid w:val="00280B8D"/>
    <w:rsid w:val="00281948"/>
    <w:rsid w:val="0028307C"/>
    <w:rsid w:val="00283E2A"/>
    <w:rsid w:val="002860B3"/>
    <w:rsid w:val="002870F8"/>
    <w:rsid w:val="00290F36"/>
    <w:rsid w:val="00291F11"/>
    <w:rsid w:val="0029242D"/>
    <w:rsid w:val="00294432"/>
    <w:rsid w:val="0029465C"/>
    <w:rsid w:val="002953F9"/>
    <w:rsid w:val="00295926"/>
    <w:rsid w:val="00296282"/>
    <w:rsid w:val="002973C5"/>
    <w:rsid w:val="00297E3E"/>
    <w:rsid w:val="002A1307"/>
    <w:rsid w:val="002A4A2C"/>
    <w:rsid w:val="002A5A20"/>
    <w:rsid w:val="002A7083"/>
    <w:rsid w:val="002B1691"/>
    <w:rsid w:val="002B16A9"/>
    <w:rsid w:val="002B196C"/>
    <w:rsid w:val="002B3DC2"/>
    <w:rsid w:val="002B4374"/>
    <w:rsid w:val="002B5030"/>
    <w:rsid w:val="002B5563"/>
    <w:rsid w:val="002B5BCB"/>
    <w:rsid w:val="002B7D00"/>
    <w:rsid w:val="002C1080"/>
    <w:rsid w:val="002C1EB3"/>
    <w:rsid w:val="002C2214"/>
    <w:rsid w:val="002C27AD"/>
    <w:rsid w:val="002C59F3"/>
    <w:rsid w:val="002C6056"/>
    <w:rsid w:val="002C68C9"/>
    <w:rsid w:val="002D5120"/>
    <w:rsid w:val="002D521A"/>
    <w:rsid w:val="002D7203"/>
    <w:rsid w:val="002D76E5"/>
    <w:rsid w:val="002E0124"/>
    <w:rsid w:val="002E2764"/>
    <w:rsid w:val="002E3FA6"/>
    <w:rsid w:val="002E46F2"/>
    <w:rsid w:val="002E6535"/>
    <w:rsid w:val="002E6E4C"/>
    <w:rsid w:val="002F0C62"/>
    <w:rsid w:val="002F16FC"/>
    <w:rsid w:val="002F18FB"/>
    <w:rsid w:val="002F1A48"/>
    <w:rsid w:val="002F1FC8"/>
    <w:rsid w:val="002F2AF3"/>
    <w:rsid w:val="002F3879"/>
    <w:rsid w:val="002F3EA6"/>
    <w:rsid w:val="0030312B"/>
    <w:rsid w:val="00306CA4"/>
    <w:rsid w:val="0031037A"/>
    <w:rsid w:val="0031228B"/>
    <w:rsid w:val="00313EAD"/>
    <w:rsid w:val="003158CF"/>
    <w:rsid w:val="00315976"/>
    <w:rsid w:val="0031736A"/>
    <w:rsid w:val="003179FB"/>
    <w:rsid w:val="00320A70"/>
    <w:rsid w:val="00321937"/>
    <w:rsid w:val="003222C6"/>
    <w:rsid w:val="00322CC7"/>
    <w:rsid w:val="00330CE6"/>
    <w:rsid w:val="00332CC0"/>
    <w:rsid w:val="00333623"/>
    <w:rsid w:val="00333CE4"/>
    <w:rsid w:val="00334862"/>
    <w:rsid w:val="003353FD"/>
    <w:rsid w:val="003359A6"/>
    <w:rsid w:val="003375FB"/>
    <w:rsid w:val="00340397"/>
    <w:rsid w:val="00340F19"/>
    <w:rsid w:val="00341298"/>
    <w:rsid w:val="0034205E"/>
    <w:rsid w:val="003425CC"/>
    <w:rsid w:val="00346F17"/>
    <w:rsid w:val="003476EB"/>
    <w:rsid w:val="0035088C"/>
    <w:rsid w:val="003508B5"/>
    <w:rsid w:val="00351F1D"/>
    <w:rsid w:val="003520CC"/>
    <w:rsid w:val="00352E8F"/>
    <w:rsid w:val="0035315B"/>
    <w:rsid w:val="00363E9B"/>
    <w:rsid w:val="0036444C"/>
    <w:rsid w:val="0036457F"/>
    <w:rsid w:val="00364A8B"/>
    <w:rsid w:val="00367770"/>
    <w:rsid w:val="0037194D"/>
    <w:rsid w:val="00371A78"/>
    <w:rsid w:val="0037481E"/>
    <w:rsid w:val="0037697F"/>
    <w:rsid w:val="00380153"/>
    <w:rsid w:val="0038065C"/>
    <w:rsid w:val="00380AC4"/>
    <w:rsid w:val="00386AEB"/>
    <w:rsid w:val="00386B45"/>
    <w:rsid w:val="00390E10"/>
    <w:rsid w:val="0039288D"/>
    <w:rsid w:val="00392BD5"/>
    <w:rsid w:val="003933C7"/>
    <w:rsid w:val="003944AA"/>
    <w:rsid w:val="00394950"/>
    <w:rsid w:val="00396420"/>
    <w:rsid w:val="0039685D"/>
    <w:rsid w:val="003A08E5"/>
    <w:rsid w:val="003A1D30"/>
    <w:rsid w:val="003A2B2B"/>
    <w:rsid w:val="003A3A36"/>
    <w:rsid w:val="003A43E0"/>
    <w:rsid w:val="003A4DEE"/>
    <w:rsid w:val="003A54CB"/>
    <w:rsid w:val="003A5542"/>
    <w:rsid w:val="003A6334"/>
    <w:rsid w:val="003A6649"/>
    <w:rsid w:val="003B1D28"/>
    <w:rsid w:val="003B2CCC"/>
    <w:rsid w:val="003B54A5"/>
    <w:rsid w:val="003B57B5"/>
    <w:rsid w:val="003B6CA7"/>
    <w:rsid w:val="003C074E"/>
    <w:rsid w:val="003C188C"/>
    <w:rsid w:val="003C1EB2"/>
    <w:rsid w:val="003C2341"/>
    <w:rsid w:val="003C3185"/>
    <w:rsid w:val="003C3599"/>
    <w:rsid w:val="003C48B3"/>
    <w:rsid w:val="003C5AE8"/>
    <w:rsid w:val="003C5BE8"/>
    <w:rsid w:val="003D0D60"/>
    <w:rsid w:val="003D1BA8"/>
    <w:rsid w:val="003D5FE4"/>
    <w:rsid w:val="003E21AA"/>
    <w:rsid w:val="003E2CDF"/>
    <w:rsid w:val="003E3C93"/>
    <w:rsid w:val="003E7BBC"/>
    <w:rsid w:val="003F2BE2"/>
    <w:rsid w:val="003F2BF6"/>
    <w:rsid w:val="003F4B1B"/>
    <w:rsid w:val="003F760E"/>
    <w:rsid w:val="00401940"/>
    <w:rsid w:val="004033B1"/>
    <w:rsid w:val="00403FD5"/>
    <w:rsid w:val="00404269"/>
    <w:rsid w:val="004064A3"/>
    <w:rsid w:val="0040676F"/>
    <w:rsid w:val="004069A9"/>
    <w:rsid w:val="004070F3"/>
    <w:rsid w:val="00410263"/>
    <w:rsid w:val="004119F2"/>
    <w:rsid w:val="00411EA7"/>
    <w:rsid w:val="0041224A"/>
    <w:rsid w:val="00416873"/>
    <w:rsid w:val="00420663"/>
    <w:rsid w:val="0042137C"/>
    <w:rsid w:val="004219DB"/>
    <w:rsid w:val="00423362"/>
    <w:rsid w:val="0042453B"/>
    <w:rsid w:val="00424910"/>
    <w:rsid w:val="00425969"/>
    <w:rsid w:val="004269FC"/>
    <w:rsid w:val="0043142D"/>
    <w:rsid w:val="00431AE6"/>
    <w:rsid w:val="00435833"/>
    <w:rsid w:val="004376CB"/>
    <w:rsid w:val="00441B42"/>
    <w:rsid w:val="00442622"/>
    <w:rsid w:val="00442814"/>
    <w:rsid w:val="0044324F"/>
    <w:rsid w:val="004433D3"/>
    <w:rsid w:val="0044371F"/>
    <w:rsid w:val="00443CDC"/>
    <w:rsid w:val="00445637"/>
    <w:rsid w:val="00452862"/>
    <w:rsid w:val="00452AB9"/>
    <w:rsid w:val="00453DBD"/>
    <w:rsid w:val="00457C8D"/>
    <w:rsid w:val="00457F0E"/>
    <w:rsid w:val="00460AD2"/>
    <w:rsid w:val="00461D42"/>
    <w:rsid w:val="00466DF9"/>
    <w:rsid w:val="004678C9"/>
    <w:rsid w:val="00470348"/>
    <w:rsid w:val="004714DB"/>
    <w:rsid w:val="00472038"/>
    <w:rsid w:val="00474AC3"/>
    <w:rsid w:val="00474C00"/>
    <w:rsid w:val="00474C8C"/>
    <w:rsid w:val="00475C4D"/>
    <w:rsid w:val="004813A2"/>
    <w:rsid w:val="004824D0"/>
    <w:rsid w:val="00482A51"/>
    <w:rsid w:val="004838C1"/>
    <w:rsid w:val="00484EF9"/>
    <w:rsid w:val="00486611"/>
    <w:rsid w:val="00486805"/>
    <w:rsid w:val="00491086"/>
    <w:rsid w:val="00491E6F"/>
    <w:rsid w:val="00492603"/>
    <w:rsid w:val="004933C6"/>
    <w:rsid w:val="00493CAA"/>
    <w:rsid w:val="004940BA"/>
    <w:rsid w:val="004951E5"/>
    <w:rsid w:val="00497BB9"/>
    <w:rsid w:val="00497DE2"/>
    <w:rsid w:val="004A09DA"/>
    <w:rsid w:val="004A2713"/>
    <w:rsid w:val="004A3104"/>
    <w:rsid w:val="004A3393"/>
    <w:rsid w:val="004A4010"/>
    <w:rsid w:val="004A4533"/>
    <w:rsid w:val="004A6C67"/>
    <w:rsid w:val="004A7964"/>
    <w:rsid w:val="004A7A98"/>
    <w:rsid w:val="004A7AFD"/>
    <w:rsid w:val="004B2559"/>
    <w:rsid w:val="004B2DE5"/>
    <w:rsid w:val="004B3368"/>
    <w:rsid w:val="004B4019"/>
    <w:rsid w:val="004B7200"/>
    <w:rsid w:val="004C0079"/>
    <w:rsid w:val="004C1371"/>
    <w:rsid w:val="004C19E5"/>
    <w:rsid w:val="004C282F"/>
    <w:rsid w:val="004C2BCB"/>
    <w:rsid w:val="004C30E2"/>
    <w:rsid w:val="004C351E"/>
    <w:rsid w:val="004C5C6A"/>
    <w:rsid w:val="004C6F5D"/>
    <w:rsid w:val="004D0706"/>
    <w:rsid w:val="004D131F"/>
    <w:rsid w:val="004D2D08"/>
    <w:rsid w:val="004D2F33"/>
    <w:rsid w:val="004D33B5"/>
    <w:rsid w:val="004D5C63"/>
    <w:rsid w:val="004D61A1"/>
    <w:rsid w:val="004E0314"/>
    <w:rsid w:val="004E0F8F"/>
    <w:rsid w:val="004E135A"/>
    <w:rsid w:val="004E174D"/>
    <w:rsid w:val="004E2EFE"/>
    <w:rsid w:val="004E2F69"/>
    <w:rsid w:val="004E3351"/>
    <w:rsid w:val="004E36C7"/>
    <w:rsid w:val="004E3DFB"/>
    <w:rsid w:val="004E4348"/>
    <w:rsid w:val="004E4C86"/>
    <w:rsid w:val="004E5775"/>
    <w:rsid w:val="004E7245"/>
    <w:rsid w:val="004F2131"/>
    <w:rsid w:val="004F2DF9"/>
    <w:rsid w:val="004F4CFE"/>
    <w:rsid w:val="004F5FF7"/>
    <w:rsid w:val="004F73ED"/>
    <w:rsid w:val="0050172D"/>
    <w:rsid w:val="00503F15"/>
    <w:rsid w:val="00504F23"/>
    <w:rsid w:val="005078D2"/>
    <w:rsid w:val="0051007A"/>
    <w:rsid w:val="005101C9"/>
    <w:rsid w:val="0051093E"/>
    <w:rsid w:val="00510DAE"/>
    <w:rsid w:val="00510EA6"/>
    <w:rsid w:val="00511036"/>
    <w:rsid w:val="005114FC"/>
    <w:rsid w:val="00512377"/>
    <w:rsid w:val="00512CFF"/>
    <w:rsid w:val="005131D2"/>
    <w:rsid w:val="005138DF"/>
    <w:rsid w:val="0051724E"/>
    <w:rsid w:val="005173EB"/>
    <w:rsid w:val="005205CD"/>
    <w:rsid w:val="00521027"/>
    <w:rsid w:val="00521F43"/>
    <w:rsid w:val="00522ECC"/>
    <w:rsid w:val="00526498"/>
    <w:rsid w:val="00527162"/>
    <w:rsid w:val="00527304"/>
    <w:rsid w:val="00527876"/>
    <w:rsid w:val="005327E5"/>
    <w:rsid w:val="0053330D"/>
    <w:rsid w:val="0053343E"/>
    <w:rsid w:val="005335A7"/>
    <w:rsid w:val="005338A7"/>
    <w:rsid w:val="00535249"/>
    <w:rsid w:val="00536295"/>
    <w:rsid w:val="00536E05"/>
    <w:rsid w:val="00542E7A"/>
    <w:rsid w:val="0054340D"/>
    <w:rsid w:val="00544AC3"/>
    <w:rsid w:val="00544AD5"/>
    <w:rsid w:val="00545DF5"/>
    <w:rsid w:val="00553460"/>
    <w:rsid w:val="005535DE"/>
    <w:rsid w:val="00555E48"/>
    <w:rsid w:val="0055615E"/>
    <w:rsid w:val="0056418A"/>
    <w:rsid w:val="005642C7"/>
    <w:rsid w:val="00567BAB"/>
    <w:rsid w:val="00567E0F"/>
    <w:rsid w:val="0057115E"/>
    <w:rsid w:val="00571720"/>
    <w:rsid w:val="00573753"/>
    <w:rsid w:val="00574832"/>
    <w:rsid w:val="00580628"/>
    <w:rsid w:val="0058117C"/>
    <w:rsid w:val="00587935"/>
    <w:rsid w:val="00590ED5"/>
    <w:rsid w:val="0059286A"/>
    <w:rsid w:val="00597FBA"/>
    <w:rsid w:val="005A0625"/>
    <w:rsid w:val="005A062A"/>
    <w:rsid w:val="005A20BF"/>
    <w:rsid w:val="005A22F8"/>
    <w:rsid w:val="005A27FB"/>
    <w:rsid w:val="005A3773"/>
    <w:rsid w:val="005A44BC"/>
    <w:rsid w:val="005A479A"/>
    <w:rsid w:val="005A4E5B"/>
    <w:rsid w:val="005A59CB"/>
    <w:rsid w:val="005A5B25"/>
    <w:rsid w:val="005A78B0"/>
    <w:rsid w:val="005B4118"/>
    <w:rsid w:val="005B535B"/>
    <w:rsid w:val="005C00BB"/>
    <w:rsid w:val="005C1CAF"/>
    <w:rsid w:val="005C272E"/>
    <w:rsid w:val="005C29A9"/>
    <w:rsid w:val="005C3664"/>
    <w:rsid w:val="005C3F14"/>
    <w:rsid w:val="005C59C0"/>
    <w:rsid w:val="005C5AF6"/>
    <w:rsid w:val="005C5B0F"/>
    <w:rsid w:val="005C5C72"/>
    <w:rsid w:val="005C5EF7"/>
    <w:rsid w:val="005C6E8F"/>
    <w:rsid w:val="005C70F6"/>
    <w:rsid w:val="005C7930"/>
    <w:rsid w:val="005D0547"/>
    <w:rsid w:val="005D0939"/>
    <w:rsid w:val="005D2A14"/>
    <w:rsid w:val="005D381A"/>
    <w:rsid w:val="005D6468"/>
    <w:rsid w:val="005D6EDE"/>
    <w:rsid w:val="005D6F24"/>
    <w:rsid w:val="005E24BE"/>
    <w:rsid w:val="005E32A9"/>
    <w:rsid w:val="005E46A2"/>
    <w:rsid w:val="005E5192"/>
    <w:rsid w:val="005E6331"/>
    <w:rsid w:val="005E696C"/>
    <w:rsid w:val="005F026F"/>
    <w:rsid w:val="005F0ED8"/>
    <w:rsid w:val="005F1230"/>
    <w:rsid w:val="005F47DD"/>
    <w:rsid w:val="005F51D7"/>
    <w:rsid w:val="005F66A1"/>
    <w:rsid w:val="00600810"/>
    <w:rsid w:val="00604BF2"/>
    <w:rsid w:val="00605907"/>
    <w:rsid w:val="00606336"/>
    <w:rsid w:val="00606E69"/>
    <w:rsid w:val="00610262"/>
    <w:rsid w:val="0061286C"/>
    <w:rsid w:val="00613FFC"/>
    <w:rsid w:val="00614952"/>
    <w:rsid w:val="00614974"/>
    <w:rsid w:val="006171E2"/>
    <w:rsid w:val="0061755A"/>
    <w:rsid w:val="00617B03"/>
    <w:rsid w:val="00621620"/>
    <w:rsid w:val="00622ECC"/>
    <w:rsid w:val="00623A7B"/>
    <w:rsid w:val="00625440"/>
    <w:rsid w:val="00626CE7"/>
    <w:rsid w:val="00630F8F"/>
    <w:rsid w:val="00631B2A"/>
    <w:rsid w:val="00633EB1"/>
    <w:rsid w:val="00635B4B"/>
    <w:rsid w:val="00637102"/>
    <w:rsid w:val="006404D7"/>
    <w:rsid w:val="00642101"/>
    <w:rsid w:val="00642AD6"/>
    <w:rsid w:val="0064344E"/>
    <w:rsid w:val="006438F0"/>
    <w:rsid w:val="006443CD"/>
    <w:rsid w:val="0064595F"/>
    <w:rsid w:val="00647EC1"/>
    <w:rsid w:val="00653CAB"/>
    <w:rsid w:val="00654031"/>
    <w:rsid w:val="00654CBD"/>
    <w:rsid w:val="00660C1F"/>
    <w:rsid w:val="00660EA4"/>
    <w:rsid w:val="00661499"/>
    <w:rsid w:val="006617FF"/>
    <w:rsid w:val="00661B3E"/>
    <w:rsid w:val="006636CB"/>
    <w:rsid w:val="00671CA6"/>
    <w:rsid w:val="00676AD3"/>
    <w:rsid w:val="006770AE"/>
    <w:rsid w:val="00677EB3"/>
    <w:rsid w:val="006800FA"/>
    <w:rsid w:val="00681C3E"/>
    <w:rsid w:val="006838C7"/>
    <w:rsid w:val="006848B5"/>
    <w:rsid w:val="00684EDA"/>
    <w:rsid w:val="0068754A"/>
    <w:rsid w:val="00690044"/>
    <w:rsid w:val="006941F6"/>
    <w:rsid w:val="0069563E"/>
    <w:rsid w:val="006956C8"/>
    <w:rsid w:val="00696D07"/>
    <w:rsid w:val="00696E61"/>
    <w:rsid w:val="00697063"/>
    <w:rsid w:val="006974F0"/>
    <w:rsid w:val="006A07CB"/>
    <w:rsid w:val="006A209F"/>
    <w:rsid w:val="006A3099"/>
    <w:rsid w:val="006A5709"/>
    <w:rsid w:val="006B03A2"/>
    <w:rsid w:val="006B0950"/>
    <w:rsid w:val="006B1712"/>
    <w:rsid w:val="006B19F4"/>
    <w:rsid w:val="006B34D0"/>
    <w:rsid w:val="006B68CB"/>
    <w:rsid w:val="006B7621"/>
    <w:rsid w:val="006C0908"/>
    <w:rsid w:val="006C10B7"/>
    <w:rsid w:val="006C1525"/>
    <w:rsid w:val="006C33A5"/>
    <w:rsid w:val="006C48E2"/>
    <w:rsid w:val="006C4C6D"/>
    <w:rsid w:val="006C6D25"/>
    <w:rsid w:val="006D250E"/>
    <w:rsid w:val="006D2FD2"/>
    <w:rsid w:val="006D4700"/>
    <w:rsid w:val="006D4E42"/>
    <w:rsid w:val="006D513D"/>
    <w:rsid w:val="006D620F"/>
    <w:rsid w:val="006D7BED"/>
    <w:rsid w:val="006E0C7C"/>
    <w:rsid w:val="006E1279"/>
    <w:rsid w:val="006E1C12"/>
    <w:rsid w:val="006E233D"/>
    <w:rsid w:val="006E3AF4"/>
    <w:rsid w:val="006E49F8"/>
    <w:rsid w:val="006E4B80"/>
    <w:rsid w:val="006E774E"/>
    <w:rsid w:val="006F0188"/>
    <w:rsid w:val="006F0243"/>
    <w:rsid w:val="006F0A9D"/>
    <w:rsid w:val="006F40C8"/>
    <w:rsid w:val="006F50DC"/>
    <w:rsid w:val="006F5977"/>
    <w:rsid w:val="006F5B31"/>
    <w:rsid w:val="006F6585"/>
    <w:rsid w:val="006F734D"/>
    <w:rsid w:val="006F73CB"/>
    <w:rsid w:val="0070010E"/>
    <w:rsid w:val="00700E67"/>
    <w:rsid w:val="00702CF5"/>
    <w:rsid w:val="00703803"/>
    <w:rsid w:val="007133D5"/>
    <w:rsid w:val="00714F95"/>
    <w:rsid w:val="0071526B"/>
    <w:rsid w:val="00716270"/>
    <w:rsid w:val="00717841"/>
    <w:rsid w:val="00717BB4"/>
    <w:rsid w:val="00722BA5"/>
    <w:rsid w:val="00723CB5"/>
    <w:rsid w:val="00725475"/>
    <w:rsid w:val="00725C23"/>
    <w:rsid w:val="00726162"/>
    <w:rsid w:val="00726E07"/>
    <w:rsid w:val="00730532"/>
    <w:rsid w:val="007334EC"/>
    <w:rsid w:val="00733E94"/>
    <w:rsid w:val="00734E19"/>
    <w:rsid w:val="007363BC"/>
    <w:rsid w:val="00741649"/>
    <w:rsid w:val="00741BA0"/>
    <w:rsid w:val="00741E71"/>
    <w:rsid w:val="007430D9"/>
    <w:rsid w:val="007506BA"/>
    <w:rsid w:val="00750B99"/>
    <w:rsid w:val="00750DA1"/>
    <w:rsid w:val="007512B7"/>
    <w:rsid w:val="00755C11"/>
    <w:rsid w:val="007561A1"/>
    <w:rsid w:val="00756FBE"/>
    <w:rsid w:val="00761092"/>
    <w:rsid w:val="00761846"/>
    <w:rsid w:val="007619F1"/>
    <w:rsid w:val="00762D17"/>
    <w:rsid w:val="00763355"/>
    <w:rsid w:val="007639C5"/>
    <w:rsid w:val="00765DF0"/>
    <w:rsid w:val="0076799A"/>
    <w:rsid w:val="00767D62"/>
    <w:rsid w:val="00771EEE"/>
    <w:rsid w:val="00772476"/>
    <w:rsid w:val="00774059"/>
    <w:rsid w:val="0077446F"/>
    <w:rsid w:val="00777DDB"/>
    <w:rsid w:val="007809CD"/>
    <w:rsid w:val="00785925"/>
    <w:rsid w:val="00785A66"/>
    <w:rsid w:val="00785B9A"/>
    <w:rsid w:val="00787AAF"/>
    <w:rsid w:val="007926F3"/>
    <w:rsid w:val="0079295A"/>
    <w:rsid w:val="00794539"/>
    <w:rsid w:val="007947E7"/>
    <w:rsid w:val="00794A0A"/>
    <w:rsid w:val="00796B9E"/>
    <w:rsid w:val="007977B4"/>
    <w:rsid w:val="007A2A51"/>
    <w:rsid w:val="007A2A69"/>
    <w:rsid w:val="007A37B0"/>
    <w:rsid w:val="007A5487"/>
    <w:rsid w:val="007A550E"/>
    <w:rsid w:val="007A6F45"/>
    <w:rsid w:val="007A7A99"/>
    <w:rsid w:val="007A7F08"/>
    <w:rsid w:val="007B14E5"/>
    <w:rsid w:val="007B15BA"/>
    <w:rsid w:val="007B4407"/>
    <w:rsid w:val="007B7B85"/>
    <w:rsid w:val="007C1C36"/>
    <w:rsid w:val="007C29C2"/>
    <w:rsid w:val="007C3AB3"/>
    <w:rsid w:val="007C5903"/>
    <w:rsid w:val="007C60C7"/>
    <w:rsid w:val="007C74E9"/>
    <w:rsid w:val="007C7B11"/>
    <w:rsid w:val="007D108A"/>
    <w:rsid w:val="007D1B6E"/>
    <w:rsid w:val="007D1F58"/>
    <w:rsid w:val="007D2DDE"/>
    <w:rsid w:val="007D3D12"/>
    <w:rsid w:val="007D47B9"/>
    <w:rsid w:val="007D599B"/>
    <w:rsid w:val="007D7369"/>
    <w:rsid w:val="007D7A65"/>
    <w:rsid w:val="007D7F02"/>
    <w:rsid w:val="007E26D7"/>
    <w:rsid w:val="007E35CF"/>
    <w:rsid w:val="007E39BC"/>
    <w:rsid w:val="007E44FB"/>
    <w:rsid w:val="007E5F96"/>
    <w:rsid w:val="007F0BA4"/>
    <w:rsid w:val="007F4A97"/>
    <w:rsid w:val="007F611D"/>
    <w:rsid w:val="0080263F"/>
    <w:rsid w:val="00803BE3"/>
    <w:rsid w:val="00804062"/>
    <w:rsid w:val="008044CD"/>
    <w:rsid w:val="00805848"/>
    <w:rsid w:val="008070E2"/>
    <w:rsid w:val="00810F14"/>
    <w:rsid w:val="00811479"/>
    <w:rsid w:val="0081155B"/>
    <w:rsid w:val="008128FB"/>
    <w:rsid w:val="00813096"/>
    <w:rsid w:val="00815FF5"/>
    <w:rsid w:val="0081634D"/>
    <w:rsid w:val="00816E3D"/>
    <w:rsid w:val="00821DFA"/>
    <w:rsid w:val="00821F42"/>
    <w:rsid w:val="00824B81"/>
    <w:rsid w:val="008255E2"/>
    <w:rsid w:val="0082783F"/>
    <w:rsid w:val="00827A3B"/>
    <w:rsid w:val="00830A64"/>
    <w:rsid w:val="00830E96"/>
    <w:rsid w:val="00831902"/>
    <w:rsid w:val="00831DFF"/>
    <w:rsid w:val="00831F71"/>
    <w:rsid w:val="00834D33"/>
    <w:rsid w:val="00835344"/>
    <w:rsid w:val="00835B04"/>
    <w:rsid w:val="00837B34"/>
    <w:rsid w:val="0084126A"/>
    <w:rsid w:val="0084180F"/>
    <w:rsid w:val="008426CC"/>
    <w:rsid w:val="00845820"/>
    <w:rsid w:val="008469E5"/>
    <w:rsid w:val="00847BD5"/>
    <w:rsid w:val="008506E2"/>
    <w:rsid w:val="00850D56"/>
    <w:rsid w:val="00851141"/>
    <w:rsid w:val="00852B64"/>
    <w:rsid w:val="008557C4"/>
    <w:rsid w:val="00856F16"/>
    <w:rsid w:val="0085708B"/>
    <w:rsid w:val="00863B3F"/>
    <w:rsid w:val="008644AE"/>
    <w:rsid w:val="0086478A"/>
    <w:rsid w:val="00867A9F"/>
    <w:rsid w:val="008762F0"/>
    <w:rsid w:val="0087643D"/>
    <w:rsid w:val="008765B7"/>
    <w:rsid w:val="00877EA1"/>
    <w:rsid w:val="00885E6A"/>
    <w:rsid w:val="00887006"/>
    <w:rsid w:val="008870C9"/>
    <w:rsid w:val="00887C6E"/>
    <w:rsid w:val="00890091"/>
    <w:rsid w:val="00890E6C"/>
    <w:rsid w:val="00892A97"/>
    <w:rsid w:val="0089399B"/>
    <w:rsid w:val="00894429"/>
    <w:rsid w:val="008957B1"/>
    <w:rsid w:val="00895CC7"/>
    <w:rsid w:val="00896C8E"/>
    <w:rsid w:val="00896CE2"/>
    <w:rsid w:val="008A4E1B"/>
    <w:rsid w:val="008A613B"/>
    <w:rsid w:val="008A70FA"/>
    <w:rsid w:val="008A7405"/>
    <w:rsid w:val="008B17DD"/>
    <w:rsid w:val="008B272D"/>
    <w:rsid w:val="008B5040"/>
    <w:rsid w:val="008B5B6B"/>
    <w:rsid w:val="008B5C3C"/>
    <w:rsid w:val="008B5D65"/>
    <w:rsid w:val="008C0297"/>
    <w:rsid w:val="008C0E07"/>
    <w:rsid w:val="008C1856"/>
    <w:rsid w:val="008C310E"/>
    <w:rsid w:val="008C34E5"/>
    <w:rsid w:val="008C7DDB"/>
    <w:rsid w:val="008D0457"/>
    <w:rsid w:val="008D3C1F"/>
    <w:rsid w:val="008D3CB4"/>
    <w:rsid w:val="008D407F"/>
    <w:rsid w:val="008D6402"/>
    <w:rsid w:val="008D6466"/>
    <w:rsid w:val="008E14D4"/>
    <w:rsid w:val="008E26B6"/>
    <w:rsid w:val="008E4F17"/>
    <w:rsid w:val="008E59A5"/>
    <w:rsid w:val="008F155A"/>
    <w:rsid w:val="008F18DE"/>
    <w:rsid w:val="008F1F09"/>
    <w:rsid w:val="008F2AB0"/>
    <w:rsid w:val="008F4B85"/>
    <w:rsid w:val="008F6697"/>
    <w:rsid w:val="008F7231"/>
    <w:rsid w:val="009000BA"/>
    <w:rsid w:val="0090033D"/>
    <w:rsid w:val="00901CEE"/>
    <w:rsid w:val="009020DC"/>
    <w:rsid w:val="009021CB"/>
    <w:rsid w:val="0090484B"/>
    <w:rsid w:val="00905115"/>
    <w:rsid w:val="009058A1"/>
    <w:rsid w:val="00906415"/>
    <w:rsid w:val="0090774A"/>
    <w:rsid w:val="00914FC5"/>
    <w:rsid w:val="00917B02"/>
    <w:rsid w:val="00921176"/>
    <w:rsid w:val="009215A8"/>
    <w:rsid w:val="00921C56"/>
    <w:rsid w:val="00922495"/>
    <w:rsid w:val="00925AAD"/>
    <w:rsid w:val="009262AB"/>
    <w:rsid w:val="00932F18"/>
    <w:rsid w:val="00933550"/>
    <w:rsid w:val="009343B8"/>
    <w:rsid w:val="009359CB"/>
    <w:rsid w:val="00937F6F"/>
    <w:rsid w:val="00940BCF"/>
    <w:rsid w:val="00941420"/>
    <w:rsid w:val="00941E2F"/>
    <w:rsid w:val="00943945"/>
    <w:rsid w:val="00944DFD"/>
    <w:rsid w:val="00946C3F"/>
    <w:rsid w:val="00950739"/>
    <w:rsid w:val="0095088A"/>
    <w:rsid w:val="00952457"/>
    <w:rsid w:val="00952F48"/>
    <w:rsid w:val="009530F1"/>
    <w:rsid w:val="0095350B"/>
    <w:rsid w:val="00955212"/>
    <w:rsid w:val="009554E3"/>
    <w:rsid w:val="00956950"/>
    <w:rsid w:val="00956AEE"/>
    <w:rsid w:val="0095761B"/>
    <w:rsid w:val="00957F25"/>
    <w:rsid w:val="00957F9A"/>
    <w:rsid w:val="00960946"/>
    <w:rsid w:val="00960B2D"/>
    <w:rsid w:val="00961A6E"/>
    <w:rsid w:val="009641F6"/>
    <w:rsid w:val="00964ED7"/>
    <w:rsid w:val="009664D6"/>
    <w:rsid w:val="0096696C"/>
    <w:rsid w:val="00966EDE"/>
    <w:rsid w:val="0096714D"/>
    <w:rsid w:val="009710E7"/>
    <w:rsid w:val="00975802"/>
    <w:rsid w:val="00975BBF"/>
    <w:rsid w:val="00981327"/>
    <w:rsid w:val="00981DE4"/>
    <w:rsid w:val="00982665"/>
    <w:rsid w:val="00985EC8"/>
    <w:rsid w:val="00991296"/>
    <w:rsid w:val="009929E3"/>
    <w:rsid w:val="00992FBE"/>
    <w:rsid w:val="009930C6"/>
    <w:rsid w:val="0099342A"/>
    <w:rsid w:val="0099446C"/>
    <w:rsid w:val="0099505F"/>
    <w:rsid w:val="00995E5F"/>
    <w:rsid w:val="00997564"/>
    <w:rsid w:val="00997620"/>
    <w:rsid w:val="009A2E74"/>
    <w:rsid w:val="009A3554"/>
    <w:rsid w:val="009A3E90"/>
    <w:rsid w:val="009A49A6"/>
    <w:rsid w:val="009A508E"/>
    <w:rsid w:val="009A5978"/>
    <w:rsid w:val="009A5C9D"/>
    <w:rsid w:val="009B043E"/>
    <w:rsid w:val="009B0B66"/>
    <w:rsid w:val="009B0E55"/>
    <w:rsid w:val="009B216B"/>
    <w:rsid w:val="009B380C"/>
    <w:rsid w:val="009B42C2"/>
    <w:rsid w:val="009B5688"/>
    <w:rsid w:val="009B6E9D"/>
    <w:rsid w:val="009B71D9"/>
    <w:rsid w:val="009B7DE4"/>
    <w:rsid w:val="009C0220"/>
    <w:rsid w:val="009C36B8"/>
    <w:rsid w:val="009C4283"/>
    <w:rsid w:val="009C70C0"/>
    <w:rsid w:val="009D0523"/>
    <w:rsid w:val="009D5486"/>
    <w:rsid w:val="009D615B"/>
    <w:rsid w:val="009D7BC1"/>
    <w:rsid w:val="009E0120"/>
    <w:rsid w:val="009E017F"/>
    <w:rsid w:val="009E30AF"/>
    <w:rsid w:val="009E3D6B"/>
    <w:rsid w:val="009E3DB5"/>
    <w:rsid w:val="009E4835"/>
    <w:rsid w:val="009E74D4"/>
    <w:rsid w:val="009E793A"/>
    <w:rsid w:val="009E7E56"/>
    <w:rsid w:val="009F0363"/>
    <w:rsid w:val="009F10EE"/>
    <w:rsid w:val="009F2420"/>
    <w:rsid w:val="009F2B49"/>
    <w:rsid w:val="009F2C84"/>
    <w:rsid w:val="009F45B9"/>
    <w:rsid w:val="009F6CF6"/>
    <w:rsid w:val="00A01E03"/>
    <w:rsid w:val="00A02BE0"/>
    <w:rsid w:val="00A03BC6"/>
    <w:rsid w:val="00A06B5B"/>
    <w:rsid w:val="00A07EB9"/>
    <w:rsid w:val="00A1289C"/>
    <w:rsid w:val="00A15257"/>
    <w:rsid w:val="00A15A8E"/>
    <w:rsid w:val="00A210A7"/>
    <w:rsid w:val="00A213AE"/>
    <w:rsid w:val="00A21E80"/>
    <w:rsid w:val="00A22F22"/>
    <w:rsid w:val="00A249F4"/>
    <w:rsid w:val="00A256D7"/>
    <w:rsid w:val="00A331CB"/>
    <w:rsid w:val="00A34E7C"/>
    <w:rsid w:val="00A36847"/>
    <w:rsid w:val="00A37425"/>
    <w:rsid w:val="00A375E4"/>
    <w:rsid w:val="00A40341"/>
    <w:rsid w:val="00A4089F"/>
    <w:rsid w:val="00A40C99"/>
    <w:rsid w:val="00A40CE8"/>
    <w:rsid w:val="00A4124C"/>
    <w:rsid w:val="00A4151E"/>
    <w:rsid w:val="00A4231F"/>
    <w:rsid w:val="00A42461"/>
    <w:rsid w:val="00A4369B"/>
    <w:rsid w:val="00A4570D"/>
    <w:rsid w:val="00A45F43"/>
    <w:rsid w:val="00A46505"/>
    <w:rsid w:val="00A53A43"/>
    <w:rsid w:val="00A53D5D"/>
    <w:rsid w:val="00A53E79"/>
    <w:rsid w:val="00A54A38"/>
    <w:rsid w:val="00A559A5"/>
    <w:rsid w:val="00A577E9"/>
    <w:rsid w:val="00A601B9"/>
    <w:rsid w:val="00A60CD6"/>
    <w:rsid w:val="00A61382"/>
    <w:rsid w:val="00A614E2"/>
    <w:rsid w:val="00A6408A"/>
    <w:rsid w:val="00A7234B"/>
    <w:rsid w:val="00A72BFD"/>
    <w:rsid w:val="00A72DC2"/>
    <w:rsid w:val="00A733B8"/>
    <w:rsid w:val="00A74237"/>
    <w:rsid w:val="00A74C91"/>
    <w:rsid w:val="00A74D89"/>
    <w:rsid w:val="00A76844"/>
    <w:rsid w:val="00A7766A"/>
    <w:rsid w:val="00A8178D"/>
    <w:rsid w:val="00A81A74"/>
    <w:rsid w:val="00A83D3E"/>
    <w:rsid w:val="00A879A8"/>
    <w:rsid w:val="00A90DBD"/>
    <w:rsid w:val="00A93A83"/>
    <w:rsid w:val="00A93BF8"/>
    <w:rsid w:val="00AA00F5"/>
    <w:rsid w:val="00AA1865"/>
    <w:rsid w:val="00AA234F"/>
    <w:rsid w:val="00AA27B1"/>
    <w:rsid w:val="00AA2924"/>
    <w:rsid w:val="00AA2D94"/>
    <w:rsid w:val="00AA2F90"/>
    <w:rsid w:val="00AA3FD8"/>
    <w:rsid w:val="00AA489E"/>
    <w:rsid w:val="00AA5E6E"/>
    <w:rsid w:val="00AA63CD"/>
    <w:rsid w:val="00AA6584"/>
    <w:rsid w:val="00AA676E"/>
    <w:rsid w:val="00AB0019"/>
    <w:rsid w:val="00AB1703"/>
    <w:rsid w:val="00AB1F9D"/>
    <w:rsid w:val="00AB28BD"/>
    <w:rsid w:val="00AB2C8F"/>
    <w:rsid w:val="00AB4F0E"/>
    <w:rsid w:val="00AB57E8"/>
    <w:rsid w:val="00AB59A9"/>
    <w:rsid w:val="00AB7388"/>
    <w:rsid w:val="00AB7709"/>
    <w:rsid w:val="00AC085A"/>
    <w:rsid w:val="00AC1C7E"/>
    <w:rsid w:val="00AC2832"/>
    <w:rsid w:val="00AC4383"/>
    <w:rsid w:val="00AC4423"/>
    <w:rsid w:val="00AC5BCB"/>
    <w:rsid w:val="00AC6B73"/>
    <w:rsid w:val="00AC77BA"/>
    <w:rsid w:val="00AC7D82"/>
    <w:rsid w:val="00AC7E14"/>
    <w:rsid w:val="00AD1381"/>
    <w:rsid w:val="00AD16B0"/>
    <w:rsid w:val="00AD352F"/>
    <w:rsid w:val="00AD56F1"/>
    <w:rsid w:val="00AD5A4A"/>
    <w:rsid w:val="00AD67F5"/>
    <w:rsid w:val="00AE3D69"/>
    <w:rsid w:val="00AE7B11"/>
    <w:rsid w:val="00AE7F5A"/>
    <w:rsid w:val="00AF2C7A"/>
    <w:rsid w:val="00AF312B"/>
    <w:rsid w:val="00AF4C84"/>
    <w:rsid w:val="00AF5166"/>
    <w:rsid w:val="00AF5CDD"/>
    <w:rsid w:val="00AF5FCF"/>
    <w:rsid w:val="00AF6C07"/>
    <w:rsid w:val="00B02CDC"/>
    <w:rsid w:val="00B05ACD"/>
    <w:rsid w:val="00B065B3"/>
    <w:rsid w:val="00B07DD5"/>
    <w:rsid w:val="00B133B6"/>
    <w:rsid w:val="00B13CF2"/>
    <w:rsid w:val="00B14FE2"/>
    <w:rsid w:val="00B15A4C"/>
    <w:rsid w:val="00B2056B"/>
    <w:rsid w:val="00B23BA7"/>
    <w:rsid w:val="00B25BA2"/>
    <w:rsid w:val="00B269EA"/>
    <w:rsid w:val="00B309BC"/>
    <w:rsid w:val="00B326CC"/>
    <w:rsid w:val="00B32858"/>
    <w:rsid w:val="00B32AFE"/>
    <w:rsid w:val="00B32E63"/>
    <w:rsid w:val="00B33722"/>
    <w:rsid w:val="00B34EE7"/>
    <w:rsid w:val="00B3578B"/>
    <w:rsid w:val="00B35FC9"/>
    <w:rsid w:val="00B37384"/>
    <w:rsid w:val="00B404C6"/>
    <w:rsid w:val="00B45AB8"/>
    <w:rsid w:val="00B4783A"/>
    <w:rsid w:val="00B47BA6"/>
    <w:rsid w:val="00B51E84"/>
    <w:rsid w:val="00B53CB1"/>
    <w:rsid w:val="00B5482C"/>
    <w:rsid w:val="00B56553"/>
    <w:rsid w:val="00B56929"/>
    <w:rsid w:val="00B5765D"/>
    <w:rsid w:val="00B57BA9"/>
    <w:rsid w:val="00B57C49"/>
    <w:rsid w:val="00B57DFE"/>
    <w:rsid w:val="00B60408"/>
    <w:rsid w:val="00B6276D"/>
    <w:rsid w:val="00B627D5"/>
    <w:rsid w:val="00B62B82"/>
    <w:rsid w:val="00B65B72"/>
    <w:rsid w:val="00B66617"/>
    <w:rsid w:val="00B70339"/>
    <w:rsid w:val="00B713DA"/>
    <w:rsid w:val="00B717F0"/>
    <w:rsid w:val="00B72C59"/>
    <w:rsid w:val="00B76158"/>
    <w:rsid w:val="00B77245"/>
    <w:rsid w:val="00B77984"/>
    <w:rsid w:val="00B805CB"/>
    <w:rsid w:val="00B80A1F"/>
    <w:rsid w:val="00B81838"/>
    <w:rsid w:val="00B823D2"/>
    <w:rsid w:val="00B823DA"/>
    <w:rsid w:val="00B835AC"/>
    <w:rsid w:val="00B83645"/>
    <w:rsid w:val="00B8378E"/>
    <w:rsid w:val="00B84172"/>
    <w:rsid w:val="00B857D3"/>
    <w:rsid w:val="00B90922"/>
    <w:rsid w:val="00B9197D"/>
    <w:rsid w:val="00B91F32"/>
    <w:rsid w:val="00B92EB5"/>
    <w:rsid w:val="00B93C99"/>
    <w:rsid w:val="00B971B5"/>
    <w:rsid w:val="00B97292"/>
    <w:rsid w:val="00BA1389"/>
    <w:rsid w:val="00BA251E"/>
    <w:rsid w:val="00BA2BE0"/>
    <w:rsid w:val="00BA41FC"/>
    <w:rsid w:val="00BA5A28"/>
    <w:rsid w:val="00BA5CCA"/>
    <w:rsid w:val="00BA7B05"/>
    <w:rsid w:val="00BB4721"/>
    <w:rsid w:val="00BB65DE"/>
    <w:rsid w:val="00BC54C7"/>
    <w:rsid w:val="00BD0B81"/>
    <w:rsid w:val="00BD0D7D"/>
    <w:rsid w:val="00BD2C79"/>
    <w:rsid w:val="00BD3005"/>
    <w:rsid w:val="00BD505A"/>
    <w:rsid w:val="00BD52FA"/>
    <w:rsid w:val="00BE0641"/>
    <w:rsid w:val="00BE0B07"/>
    <w:rsid w:val="00BE0E11"/>
    <w:rsid w:val="00BE1892"/>
    <w:rsid w:val="00BE4485"/>
    <w:rsid w:val="00BE52AC"/>
    <w:rsid w:val="00BE6755"/>
    <w:rsid w:val="00BE7E24"/>
    <w:rsid w:val="00BE7E34"/>
    <w:rsid w:val="00BF0F2E"/>
    <w:rsid w:val="00BF1E56"/>
    <w:rsid w:val="00BF348D"/>
    <w:rsid w:val="00BF4483"/>
    <w:rsid w:val="00BF6AF5"/>
    <w:rsid w:val="00BF78A5"/>
    <w:rsid w:val="00BF7A18"/>
    <w:rsid w:val="00C00109"/>
    <w:rsid w:val="00C10AFB"/>
    <w:rsid w:val="00C11D83"/>
    <w:rsid w:val="00C14D99"/>
    <w:rsid w:val="00C1769F"/>
    <w:rsid w:val="00C20290"/>
    <w:rsid w:val="00C2063C"/>
    <w:rsid w:val="00C20E38"/>
    <w:rsid w:val="00C255AF"/>
    <w:rsid w:val="00C25FC1"/>
    <w:rsid w:val="00C304BC"/>
    <w:rsid w:val="00C30E5C"/>
    <w:rsid w:val="00C3516D"/>
    <w:rsid w:val="00C35706"/>
    <w:rsid w:val="00C366DE"/>
    <w:rsid w:val="00C36AE0"/>
    <w:rsid w:val="00C37D32"/>
    <w:rsid w:val="00C40C4E"/>
    <w:rsid w:val="00C4165F"/>
    <w:rsid w:val="00C453DB"/>
    <w:rsid w:val="00C45B00"/>
    <w:rsid w:val="00C4743A"/>
    <w:rsid w:val="00C51097"/>
    <w:rsid w:val="00C51F11"/>
    <w:rsid w:val="00C53BEF"/>
    <w:rsid w:val="00C5435F"/>
    <w:rsid w:val="00C5459A"/>
    <w:rsid w:val="00C568DA"/>
    <w:rsid w:val="00C6235B"/>
    <w:rsid w:val="00C639C8"/>
    <w:rsid w:val="00C6589D"/>
    <w:rsid w:val="00C66BD4"/>
    <w:rsid w:val="00C678B9"/>
    <w:rsid w:val="00C67F72"/>
    <w:rsid w:val="00C71586"/>
    <w:rsid w:val="00C71E44"/>
    <w:rsid w:val="00C72669"/>
    <w:rsid w:val="00C73EFB"/>
    <w:rsid w:val="00C74A26"/>
    <w:rsid w:val="00C7538C"/>
    <w:rsid w:val="00C7655E"/>
    <w:rsid w:val="00C76FDD"/>
    <w:rsid w:val="00C80B7A"/>
    <w:rsid w:val="00C82928"/>
    <w:rsid w:val="00C831D6"/>
    <w:rsid w:val="00C83F35"/>
    <w:rsid w:val="00C8400B"/>
    <w:rsid w:val="00C85A2B"/>
    <w:rsid w:val="00C860B9"/>
    <w:rsid w:val="00C863A7"/>
    <w:rsid w:val="00C877A6"/>
    <w:rsid w:val="00C87D97"/>
    <w:rsid w:val="00C87ED4"/>
    <w:rsid w:val="00C9041E"/>
    <w:rsid w:val="00C92677"/>
    <w:rsid w:val="00C952B0"/>
    <w:rsid w:val="00C964AC"/>
    <w:rsid w:val="00C977C0"/>
    <w:rsid w:val="00CA27FD"/>
    <w:rsid w:val="00CA28FE"/>
    <w:rsid w:val="00CA438A"/>
    <w:rsid w:val="00CA43C6"/>
    <w:rsid w:val="00CA44B7"/>
    <w:rsid w:val="00CB0785"/>
    <w:rsid w:val="00CB139C"/>
    <w:rsid w:val="00CB1BCC"/>
    <w:rsid w:val="00CB1DFA"/>
    <w:rsid w:val="00CB2D4D"/>
    <w:rsid w:val="00CB35CA"/>
    <w:rsid w:val="00CB3959"/>
    <w:rsid w:val="00CB3F02"/>
    <w:rsid w:val="00CB4CB2"/>
    <w:rsid w:val="00CB600A"/>
    <w:rsid w:val="00CB6742"/>
    <w:rsid w:val="00CC0A74"/>
    <w:rsid w:val="00CC0E7F"/>
    <w:rsid w:val="00CC2E4F"/>
    <w:rsid w:val="00CC32A3"/>
    <w:rsid w:val="00CC375B"/>
    <w:rsid w:val="00CC4E02"/>
    <w:rsid w:val="00CC51C6"/>
    <w:rsid w:val="00CC7B86"/>
    <w:rsid w:val="00CD2629"/>
    <w:rsid w:val="00CD434F"/>
    <w:rsid w:val="00CD63E7"/>
    <w:rsid w:val="00CD643F"/>
    <w:rsid w:val="00CD6629"/>
    <w:rsid w:val="00CD68FA"/>
    <w:rsid w:val="00CD7D62"/>
    <w:rsid w:val="00CE0C3F"/>
    <w:rsid w:val="00CE25B2"/>
    <w:rsid w:val="00CE3746"/>
    <w:rsid w:val="00CE40D1"/>
    <w:rsid w:val="00CE44B7"/>
    <w:rsid w:val="00CE5C70"/>
    <w:rsid w:val="00CE633E"/>
    <w:rsid w:val="00CF06C7"/>
    <w:rsid w:val="00CF070C"/>
    <w:rsid w:val="00CF170D"/>
    <w:rsid w:val="00CF3DF1"/>
    <w:rsid w:val="00CF4322"/>
    <w:rsid w:val="00CF7DD1"/>
    <w:rsid w:val="00D00460"/>
    <w:rsid w:val="00D00ACA"/>
    <w:rsid w:val="00D017F8"/>
    <w:rsid w:val="00D01C11"/>
    <w:rsid w:val="00D01D3F"/>
    <w:rsid w:val="00D02BE2"/>
    <w:rsid w:val="00D03481"/>
    <w:rsid w:val="00D03BE7"/>
    <w:rsid w:val="00D04DB8"/>
    <w:rsid w:val="00D059C4"/>
    <w:rsid w:val="00D0602B"/>
    <w:rsid w:val="00D06C90"/>
    <w:rsid w:val="00D13782"/>
    <w:rsid w:val="00D14BAF"/>
    <w:rsid w:val="00D157C0"/>
    <w:rsid w:val="00D15B3E"/>
    <w:rsid w:val="00D16A37"/>
    <w:rsid w:val="00D175EA"/>
    <w:rsid w:val="00D17D1E"/>
    <w:rsid w:val="00D17DE5"/>
    <w:rsid w:val="00D20AA6"/>
    <w:rsid w:val="00D24350"/>
    <w:rsid w:val="00D2539D"/>
    <w:rsid w:val="00D27D48"/>
    <w:rsid w:val="00D3027A"/>
    <w:rsid w:val="00D31A1B"/>
    <w:rsid w:val="00D32AEA"/>
    <w:rsid w:val="00D331A0"/>
    <w:rsid w:val="00D40C80"/>
    <w:rsid w:val="00D40EFA"/>
    <w:rsid w:val="00D41E35"/>
    <w:rsid w:val="00D42629"/>
    <w:rsid w:val="00D42B2F"/>
    <w:rsid w:val="00D42C12"/>
    <w:rsid w:val="00D42F00"/>
    <w:rsid w:val="00D4316E"/>
    <w:rsid w:val="00D43F64"/>
    <w:rsid w:val="00D45A97"/>
    <w:rsid w:val="00D47D46"/>
    <w:rsid w:val="00D5002C"/>
    <w:rsid w:val="00D511F4"/>
    <w:rsid w:val="00D51FDF"/>
    <w:rsid w:val="00D53383"/>
    <w:rsid w:val="00D6033F"/>
    <w:rsid w:val="00D60BB8"/>
    <w:rsid w:val="00D60C3C"/>
    <w:rsid w:val="00D6225E"/>
    <w:rsid w:val="00D62332"/>
    <w:rsid w:val="00D6395E"/>
    <w:rsid w:val="00D64395"/>
    <w:rsid w:val="00D64EF8"/>
    <w:rsid w:val="00D67378"/>
    <w:rsid w:val="00D734CA"/>
    <w:rsid w:val="00D75A81"/>
    <w:rsid w:val="00D77360"/>
    <w:rsid w:val="00D77A4A"/>
    <w:rsid w:val="00D8099A"/>
    <w:rsid w:val="00D80BEB"/>
    <w:rsid w:val="00D827E5"/>
    <w:rsid w:val="00D8446A"/>
    <w:rsid w:val="00D85074"/>
    <w:rsid w:val="00D8507D"/>
    <w:rsid w:val="00D95F9A"/>
    <w:rsid w:val="00D968F7"/>
    <w:rsid w:val="00DA046C"/>
    <w:rsid w:val="00DA08F0"/>
    <w:rsid w:val="00DA1284"/>
    <w:rsid w:val="00DA2C26"/>
    <w:rsid w:val="00DA3639"/>
    <w:rsid w:val="00DA3B71"/>
    <w:rsid w:val="00DA3F83"/>
    <w:rsid w:val="00DA4EF3"/>
    <w:rsid w:val="00DA5543"/>
    <w:rsid w:val="00DA59DC"/>
    <w:rsid w:val="00DA5D2D"/>
    <w:rsid w:val="00DA6429"/>
    <w:rsid w:val="00DB0312"/>
    <w:rsid w:val="00DB2932"/>
    <w:rsid w:val="00DB36EE"/>
    <w:rsid w:val="00DB3ACB"/>
    <w:rsid w:val="00DB573D"/>
    <w:rsid w:val="00DC0709"/>
    <w:rsid w:val="00DC0B7A"/>
    <w:rsid w:val="00DC14A5"/>
    <w:rsid w:val="00DC22EE"/>
    <w:rsid w:val="00DC3661"/>
    <w:rsid w:val="00DC6233"/>
    <w:rsid w:val="00DC6A23"/>
    <w:rsid w:val="00DC7A05"/>
    <w:rsid w:val="00DD1CD8"/>
    <w:rsid w:val="00DD3527"/>
    <w:rsid w:val="00DD552C"/>
    <w:rsid w:val="00DE1474"/>
    <w:rsid w:val="00DE33E0"/>
    <w:rsid w:val="00DE362B"/>
    <w:rsid w:val="00DE42F9"/>
    <w:rsid w:val="00DE55C1"/>
    <w:rsid w:val="00DE5A1F"/>
    <w:rsid w:val="00DE65E4"/>
    <w:rsid w:val="00DE74FA"/>
    <w:rsid w:val="00DF0875"/>
    <w:rsid w:val="00DF2EBA"/>
    <w:rsid w:val="00DF5756"/>
    <w:rsid w:val="00DF5962"/>
    <w:rsid w:val="00E02534"/>
    <w:rsid w:val="00E02F2C"/>
    <w:rsid w:val="00E03C69"/>
    <w:rsid w:val="00E05EA5"/>
    <w:rsid w:val="00E06977"/>
    <w:rsid w:val="00E06EA3"/>
    <w:rsid w:val="00E07218"/>
    <w:rsid w:val="00E074E9"/>
    <w:rsid w:val="00E0759D"/>
    <w:rsid w:val="00E07D3B"/>
    <w:rsid w:val="00E13885"/>
    <w:rsid w:val="00E138BF"/>
    <w:rsid w:val="00E16277"/>
    <w:rsid w:val="00E20755"/>
    <w:rsid w:val="00E20770"/>
    <w:rsid w:val="00E22B94"/>
    <w:rsid w:val="00E231ED"/>
    <w:rsid w:val="00E23407"/>
    <w:rsid w:val="00E24E9C"/>
    <w:rsid w:val="00E25D1D"/>
    <w:rsid w:val="00E31651"/>
    <w:rsid w:val="00E32E41"/>
    <w:rsid w:val="00E34538"/>
    <w:rsid w:val="00E35238"/>
    <w:rsid w:val="00E35E4F"/>
    <w:rsid w:val="00E41706"/>
    <w:rsid w:val="00E4329A"/>
    <w:rsid w:val="00E43A97"/>
    <w:rsid w:val="00E44183"/>
    <w:rsid w:val="00E44718"/>
    <w:rsid w:val="00E52703"/>
    <w:rsid w:val="00E53057"/>
    <w:rsid w:val="00E55520"/>
    <w:rsid w:val="00E561F5"/>
    <w:rsid w:val="00E60215"/>
    <w:rsid w:val="00E61190"/>
    <w:rsid w:val="00E614FB"/>
    <w:rsid w:val="00E61832"/>
    <w:rsid w:val="00E62DE6"/>
    <w:rsid w:val="00E634A7"/>
    <w:rsid w:val="00E635FB"/>
    <w:rsid w:val="00E66184"/>
    <w:rsid w:val="00E6679C"/>
    <w:rsid w:val="00E673F0"/>
    <w:rsid w:val="00E7006F"/>
    <w:rsid w:val="00E7308F"/>
    <w:rsid w:val="00E73243"/>
    <w:rsid w:val="00E74431"/>
    <w:rsid w:val="00E75F04"/>
    <w:rsid w:val="00E7691B"/>
    <w:rsid w:val="00E77CF3"/>
    <w:rsid w:val="00E80E9F"/>
    <w:rsid w:val="00E85100"/>
    <w:rsid w:val="00E85404"/>
    <w:rsid w:val="00E87145"/>
    <w:rsid w:val="00E87D40"/>
    <w:rsid w:val="00E90443"/>
    <w:rsid w:val="00E93DF0"/>
    <w:rsid w:val="00E94D55"/>
    <w:rsid w:val="00E9622D"/>
    <w:rsid w:val="00E96724"/>
    <w:rsid w:val="00E96F16"/>
    <w:rsid w:val="00E9745F"/>
    <w:rsid w:val="00E97946"/>
    <w:rsid w:val="00EA271A"/>
    <w:rsid w:val="00EA2A0C"/>
    <w:rsid w:val="00EA3E4C"/>
    <w:rsid w:val="00EA5AC5"/>
    <w:rsid w:val="00EA5D96"/>
    <w:rsid w:val="00EB19BF"/>
    <w:rsid w:val="00EB3A70"/>
    <w:rsid w:val="00EB40EA"/>
    <w:rsid w:val="00EB4DF2"/>
    <w:rsid w:val="00EB6E7B"/>
    <w:rsid w:val="00EB7961"/>
    <w:rsid w:val="00EB7DDE"/>
    <w:rsid w:val="00EC026A"/>
    <w:rsid w:val="00EC18A9"/>
    <w:rsid w:val="00EC42C4"/>
    <w:rsid w:val="00EC5018"/>
    <w:rsid w:val="00EC58D0"/>
    <w:rsid w:val="00EC7BDD"/>
    <w:rsid w:val="00ED1BB3"/>
    <w:rsid w:val="00ED1D53"/>
    <w:rsid w:val="00ED254D"/>
    <w:rsid w:val="00ED3343"/>
    <w:rsid w:val="00ED372F"/>
    <w:rsid w:val="00ED72D7"/>
    <w:rsid w:val="00EE7AC4"/>
    <w:rsid w:val="00EF0A71"/>
    <w:rsid w:val="00EF1EEE"/>
    <w:rsid w:val="00EF2C3E"/>
    <w:rsid w:val="00EF3F06"/>
    <w:rsid w:val="00EF5531"/>
    <w:rsid w:val="00F01F4B"/>
    <w:rsid w:val="00F05465"/>
    <w:rsid w:val="00F112F6"/>
    <w:rsid w:val="00F115A4"/>
    <w:rsid w:val="00F120F3"/>
    <w:rsid w:val="00F12129"/>
    <w:rsid w:val="00F12723"/>
    <w:rsid w:val="00F127F2"/>
    <w:rsid w:val="00F12909"/>
    <w:rsid w:val="00F12A4F"/>
    <w:rsid w:val="00F12AAB"/>
    <w:rsid w:val="00F1461C"/>
    <w:rsid w:val="00F1758A"/>
    <w:rsid w:val="00F21322"/>
    <w:rsid w:val="00F222C1"/>
    <w:rsid w:val="00F2297D"/>
    <w:rsid w:val="00F22A85"/>
    <w:rsid w:val="00F26713"/>
    <w:rsid w:val="00F30ABF"/>
    <w:rsid w:val="00F31747"/>
    <w:rsid w:val="00F31CFD"/>
    <w:rsid w:val="00F3310D"/>
    <w:rsid w:val="00F35EE9"/>
    <w:rsid w:val="00F3626B"/>
    <w:rsid w:val="00F3670D"/>
    <w:rsid w:val="00F3763B"/>
    <w:rsid w:val="00F37740"/>
    <w:rsid w:val="00F40285"/>
    <w:rsid w:val="00F4105F"/>
    <w:rsid w:val="00F41DE5"/>
    <w:rsid w:val="00F42046"/>
    <w:rsid w:val="00F44CCE"/>
    <w:rsid w:val="00F457E2"/>
    <w:rsid w:val="00F465BE"/>
    <w:rsid w:val="00F46E3E"/>
    <w:rsid w:val="00F50F2A"/>
    <w:rsid w:val="00F520F9"/>
    <w:rsid w:val="00F62EAE"/>
    <w:rsid w:val="00F64CC8"/>
    <w:rsid w:val="00F6558D"/>
    <w:rsid w:val="00F70B29"/>
    <w:rsid w:val="00F70B6E"/>
    <w:rsid w:val="00F75317"/>
    <w:rsid w:val="00F7568D"/>
    <w:rsid w:val="00F75721"/>
    <w:rsid w:val="00F76639"/>
    <w:rsid w:val="00F80642"/>
    <w:rsid w:val="00F838E4"/>
    <w:rsid w:val="00F83EB7"/>
    <w:rsid w:val="00F83FDB"/>
    <w:rsid w:val="00F84AA5"/>
    <w:rsid w:val="00F84DFF"/>
    <w:rsid w:val="00F86045"/>
    <w:rsid w:val="00F87DDA"/>
    <w:rsid w:val="00F92C07"/>
    <w:rsid w:val="00F94112"/>
    <w:rsid w:val="00F942BC"/>
    <w:rsid w:val="00F943C3"/>
    <w:rsid w:val="00F94B2A"/>
    <w:rsid w:val="00F950ED"/>
    <w:rsid w:val="00F96C7F"/>
    <w:rsid w:val="00FA0AAD"/>
    <w:rsid w:val="00FA0B4A"/>
    <w:rsid w:val="00FA4378"/>
    <w:rsid w:val="00FA4FA4"/>
    <w:rsid w:val="00FB0B72"/>
    <w:rsid w:val="00FB16D3"/>
    <w:rsid w:val="00FB1A92"/>
    <w:rsid w:val="00FB21A1"/>
    <w:rsid w:val="00FB2D31"/>
    <w:rsid w:val="00FB2DF1"/>
    <w:rsid w:val="00FB38CD"/>
    <w:rsid w:val="00FC0E4A"/>
    <w:rsid w:val="00FC14E4"/>
    <w:rsid w:val="00FC18C8"/>
    <w:rsid w:val="00FC1A69"/>
    <w:rsid w:val="00FC1B73"/>
    <w:rsid w:val="00FC39AF"/>
    <w:rsid w:val="00FC5426"/>
    <w:rsid w:val="00FC5AC4"/>
    <w:rsid w:val="00FC6CAA"/>
    <w:rsid w:val="00FC6E13"/>
    <w:rsid w:val="00FD01BB"/>
    <w:rsid w:val="00FD21BE"/>
    <w:rsid w:val="00FD504C"/>
    <w:rsid w:val="00FD6E3B"/>
    <w:rsid w:val="00FD7DE4"/>
    <w:rsid w:val="00FE10B0"/>
    <w:rsid w:val="00FE1DC5"/>
    <w:rsid w:val="00FE54B4"/>
    <w:rsid w:val="00FE659A"/>
    <w:rsid w:val="00FE6C1D"/>
    <w:rsid w:val="00FE74C1"/>
    <w:rsid w:val="00FF0670"/>
    <w:rsid w:val="00FF15D8"/>
    <w:rsid w:val="00FF246C"/>
    <w:rsid w:val="00FF520E"/>
    <w:rsid w:val="00FF677C"/>
    <w:rsid w:val="00FF6B78"/>
    <w:rsid w:val="00FF7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F2BE7"/>
  <w15:docId w15:val="{6EFC7709-282C-456D-AA68-19459E88B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A08F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6138"/>
    <w:pPr>
      <w:ind w:left="720"/>
      <w:contextualSpacing/>
    </w:pPr>
  </w:style>
  <w:style w:type="table" w:styleId="TableGrid">
    <w:name w:val="Table Grid"/>
    <w:basedOn w:val="TableNormal"/>
    <w:uiPriority w:val="59"/>
    <w:rsid w:val="001C7C5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1C7C51"/>
    <w:rPr>
      <w:sz w:val="16"/>
      <w:szCs w:val="16"/>
    </w:rPr>
  </w:style>
  <w:style w:type="paragraph" w:styleId="CommentText">
    <w:name w:val="annotation text"/>
    <w:basedOn w:val="Normal"/>
    <w:link w:val="CommentTextChar"/>
    <w:uiPriority w:val="99"/>
    <w:unhideWhenUsed/>
    <w:rsid w:val="001C7C51"/>
    <w:pPr>
      <w:spacing w:after="0" w:line="240" w:lineRule="auto"/>
    </w:pPr>
    <w:rPr>
      <w:sz w:val="20"/>
      <w:szCs w:val="20"/>
    </w:rPr>
  </w:style>
  <w:style w:type="character" w:customStyle="1" w:styleId="CommentTextChar">
    <w:name w:val="Comment Text Char"/>
    <w:basedOn w:val="DefaultParagraphFont"/>
    <w:link w:val="CommentText"/>
    <w:uiPriority w:val="99"/>
    <w:rsid w:val="001C7C51"/>
    <w:rPr>
      <w:sz w:val="20"/>
      <w:szCs w:val="20"/>
    </w:rPr>
  </w:style>
  <w:style w:type="paragraph" w:styleId="BalloonText">
    <w:name w:val="Balloon Text"/>
    <w:basedOn w:val="Normal"/>
    <w:link w:val="BalloonTextChar"/>
    <w:uiPriority w:val="99"/>
    <w:semiHidden/>
    <w:unhideWhenUsed/>
    <w:rsid w:val="001C7C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7C51"/>
    <w:rPr>
      <w:rFonts w:ascii="Tahoma" w:hAnsi="Tahoma" w:cs="Tahoma"/>
      <w:sz w:val="16"/>
      <w:szCs w:val="16"/>
    </w:rPr>
  </w:style>
  <w:style w:type="paragraph" w:customStyle="1" w:styleId="Mdeck4text">
    <w:name w:val="M_deck_4_text"/>
    <w:qFormat/>
    <w:rsid w:val="005131D2"/>
    <w:pPr>
      <w:kinsoku w:val="0"/>
      <w:overflowPunct w:val="0"/>
      <w:autoSpaceDE w:val="0"/>
      <w:autoSpaceDN w:val="0"/>
      <w:adjustRightInd w:val="0"/>
      <w:snapToGrid w:val="0"/>
      <w:spacing w:after="0" w:line="340" w:lineRule="atLeast"/>
      <w:ind w:firstLine="288"/>
      <w:jc w:val="both"/>
    </w:pPr>
    <w:rPr>
      <w:rFonts w:ascii="Times New Roman" w:eastAsia="Times New Roman" w:hAnsi="Times New Roman"/>
      <w:snapToGrid w:val="0"/>
      <w:color w:val="000000"/>
      <w:sz w:val="24"/>
      <w:szCs w:val="20"/>
      <w:lang w:eastAsia="de-DE" w:bidi="en-US"/>
    </w:rPr>
  </w:style>
  <w:style w:type="paragraph" w:styleId="NormalWeb">
    <w:name w:val="Normal (Web)"/>
    <w:basedOn w:val="Normal"/>
    <w:uiPriority w:val="99"/>
    <w:semiHidden/>
    <w:unhideWhenUsed/>
    <w:rsid w:val="00C30E5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30E5C"/>
    <w:rPr>
      <w:color w:val="0000FF"/>
      <w:u w:val="single"/>
    </w:rPr>
  </w:style>
  <w:style w:type="paragraph" w:styleId="NoSpacing">
    <w:name w:val="No Spacing"/>
    <w:uiPriority w:val="1"/>
    <w:qFormat/>
    <w:rsid w:val="00D27D48"/>
    <w:pPr>
      <w:spacing w:after="0" w:line="240" w:lineRule="auto"/>
    </w:pPr>
  </w:style>
  <w:style w:type="character" w:styleId="Emphasis">
    <w:name w:val="Emphasis"/>
    <w:basedOn w:val="DefaultParagraphFont"/>
    <w:uiPriority w:val="20"/>
    <w:qFormat/>
    <w:rsid w:val="002646CE"/>
    <w:rPr>
      <w:i/>
      <w:iCs/>
    </w:rPr>
  </w:style>
  <w:style w:type="character" w:styleId="FollowedHyperlink">
    <w:name w:val="FollowedHyperlink"/>
    <w:basedOn w:val="DefaultParagraphFont"/>
    <w:uiPriority w:val="99"/>
    <w:semiHidden/>
    <w:unhideWhenUsed/>
    <w:rsid w:val="001B5F53"/>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4A4533"/>
    <w:pPr>
      <w:spacing w:after="200"/>
    </w:pPr>
    <w:rPr>
      <w:b/>
      <w:bCs/>
    </w:rPr>
  </w:style>
  <w:style w:type="character" w:customStyle="1" w:styleId="CommentSubjectChar">
    <w:name w:val="Comment Subject Char"/>
    <w:basedOn w:val="CommentTextChar"/>
    <w:link w:val="CommentSubject"/>
    <w:uiPriority w:val="99"/>
    <w:semiHidden/>
    <w:rsid w:val="004A4533"/>
    <w:rPr>
      <w:b/>
      <w:bCs/>
      <w:sz w:val="20"/>
      <w:szCs w:val="20"/>
    </w:rPr>
  </w:style>
  <w:style w:type="character" w:customStyle="1" w:styleId="apple-converted-space">
    <w:name w:val="apple-converted-space"/>
    <w:basedOn w:val="DefaultParagraphFont"/>
    <w:rsid w:val="00474C8C"/>
  </w:style>
  <w:style w:type="paragraph" w:styleId="Caption">
    <w:name w:val="caption"/>
    <w:basedOn w:val="Normal"/>
    <w:next w:val="Normal"/>
    <w:uiPriority w:val="35"/>
    <w:unhideWhenUsed/>
    <w:qFormat/>
    <w:rsid w:val="00FF520E"/>
    <w:pPr>
      <w:spacing w:line="240" w:lineRule="auto"/>
    </w:pPr>
    <w:rPr>
      <w:i/>
      <w:iCs/>
      <w:color w:val="1F497D" w:themeColor="text2"/>
      <w:sz w:val="18"/>
      <w:szCs w:val="18"/>
    </w:rPr>
  </w:style>
  <w:style w:type="paragraph" w:styleId="PlainText">
    <w:name w:val="Plain Text"/>
    <w:basedOn w:val="Normal"/>
    <w:link w:val="PlainTextChar"/>
    <w:uiPriority w:val="99"/>
    <w:semiHidden/>
    <w:unhideWhenUsed/>
    <w:rsid w:val="00A4231F"/>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A4231F"/>
    <w:rPr>
      <w:rFonts w:ascii="Calibri" w:hAnsi="Calibri"/>
      <w:szCs w:val="21"/>
    </w:rPr>
  </w:style>
  <w:style w:type="paragraph" w:customStyle="1" w:styleId="EndNoteBibliographyTitle">
    <w:name w:val="EndNote Bibliography Title"/>
    <w:basedOn w:val="Normal"/>
    <w:link w:val="EndNoteBibliographyTitleChar"/>
    <w:rsid w:val="000B1124"/>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0B1124"/>
    <w:rPr>
      <w:rFonts w:ascii="Calibri" w:hAnsi="Calibri" w:cs="Calibri"/>
      <w:noProof/>
    </w:rPr>
  </w:style>
  <w:style w:type="paragraph" w:customStyle="1" w:styleId="EndNoteBibliography">
    <w:name w:val="EndNote Bibliography"/>
    <w:basedOn w:val="Normal"/>
    <w:link w:val="EndNoteBibliographyChar"/>
    <w:rsid w:val="000B1124"/>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0B1124"/>
    <w:rPr>
      <w:rFonts w:ascii="Calibri" w:hAnsi="Calibri" w:cs="Calibri"/>
      <w:noProof/>
    </w:rPr>
  </w:style>
  <w:style w:type="character" w:customStyle="1" w:styleId="Heading1Char">
    <w:name w:val="Heading 1 Char"/>
    <w:basedOn w:val="DefaultParagraphFont"/>
    <w:link w:val="Heading1"/>
    <w:uiPriority w:val="9"/>
    <w:rsid w:val="00DA08F0"/>
    <w:rPr>
      <w:rFonts w:ascii="Times New Roman" w:eastAsia="Times New Roman" w:hAnsi="Times New Roman" w:cs="Times New Roman"/>
      <w:b/>
      <w:bCs/>
      <w:kern w:val="36"/>
      <w:sz w:val="48"/>
      <w:szCs w:val="48"/>
    </w:rPr>
  </w:style>
  <w:style w:type="paragraph" w:customStyle="1" w:styleId="Default">
    <w:name w:val="Default"/>
    <w:rsid w:val="00677EB3"/>
    <w:pPr>
      <w:autoSpaceDE w:val="0"/>
      <w:autoSpaceDN w:val="0"/>
      <w:adjustRightInd w:val="0"/>
      <w:spacing w:after="0" w:line="240" w:lineRule="auto"/>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B404C6"/>
    <w:rPr>
      <w:color w:val="605E5C"/>
      <w:shd w:val="clear" w:color="auto" w:fill="E1DFDD"/>
    </w:rPr>
  </w:style>
  <w:style w:type="character" w:styleId="Strong">
    <w:name w:val="Strong"/>
    <w:basedOn w:val="DefaultParagraphFont"/>
    <w:qFormat/>
    <w:rsid w:val="004E3DFB"/>
    <w:rPr>
      <w:b/>
      <w:bCs/>
    </w:rPr>
  </w:style>
  <w:style w:type="paragraph" w:styleId="Revision">
    <w:name w:val="Revision"/>
    <w:hidden/>
    <w:uiPriority w:val="99"/>
    <w:semiHidden/>
    <w:rsid w:val="005173E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282484">
      <w:bodyDiv w:val="1"/>
      <w:marLeft w:val="0"/>
      <w:marRight w:val="0"/>
      <w:marTop w:val="0"/>
      <w:marBottom w:val="0"/>
      <w:divBdr>
        <w:top w:val="none" w:sz="0" w:space="0" w:color="auto"/>
        <w:left w:val="none" w:sz="0" w:space="0" w:color="auto"/>
        <w:bottom w:val="none" w:sz="0" w:space="0" w:color="auto"/>
        <w:right w:val="none" w:sz="0" w:space="0" w:color="auto"/>
      </w:divBdr>
    </w:div>
    <w:div w:id="550461772">
      <w:bodyDiv w:val="1"/>
      <w:marLeft w:val="0"/>
      <w:marRight w:val="0"/>
      <w:marTop w:val="0"/>
      <w:marBottom w:val="0"/>
      <w:divBdr>
        <w:top w:val="none" w:sz="0" w:space="0" w:color="auto"/>
        <w:left w:val="none" w:sz="0" w:space="0" w:color="auto"/>
        <w:bottom w:val="none" w:sz="0" w:space="0" w:color="auto"/>
        <w:right w:val="none" w:sz="0" w:space="0" w:color="auto"/>
      </w:divBdr>
      <w:divsChild>
        <w:div w:id="1650787119">
          <w:marLeft w:val="0"/>
          <w:marRight w:val="0"/>
          <w:marTop w:val="0"/>
          <w:marBottom w:val="0"/>
          <w:divBdr>
            <w:top w:val="none" w:sz="0" w:space="0" w:color="auto"/>
            <w:left w:val="none" w:sz="0" w:space="0" w:color="auto"/>
            <w:bottom w:val="none" w:sz="0" w:space="0" w:color="auto"/>
            <w:right w:val="none" w:sz="0" w:space="0" w:color="auto"/>
          </w:divBdr>
        </w:div>
        <w:div w:id="563763544">
          <w:marLeft w:val="0"/>
          <w:marRight w:val="0"/>
          <w:marTop w:val="0"/>
          <w:marBottom w:val="0"/>
          <w:divBdr>
            <w:top w:val="none" w:sz="0" w:space="0" w:color="auto"/>
            <w:left w:val="none" w:sz="0" w:space="0" w:color="auto"/>
            <w:bottom w:val="none" w:sz="0" w:space="0" w:color="auto"/>
            <w:right w:val="none" w:sz="0" w:space="0" w:color="auto"/>
          </w:divBdr>
        </w:div>
        <w:div w:id="656617971">
          <w:marLeft w:val="0"/>
          <w:marRight w:val="0"/>
          <w:marTop w:val="0"/>
          <w:marBottom w:val="0"/>
          <w:divBdr>
            <w:top w:val="none" w:sz="0" w:space="0" w:color="auto"/>
            <w:left w:val="none" w:sz="0" w:space="0" w:color="auto"/>
            <w:bottom w:val="none" w:sz="0" w:space="0" w:color="auto"/>
            <w:right w:val="none" w:sz="0" w:space="0" w:color="auto"/>
          </w:divBdr>
        </w:div>
        <w:div w:id="1021855660">
          <w:marLeft w:val="0"/>
          <w:marRight w:val="0"/>
          <w:marTop w:val="0"/>
          <w:marBottom w:val="0"/>
          <w:divBdr>
            <w:top w:val="none" w:sz="0" w:space="0" w:color="auto"/>
            <w:left w:val="none" w:sz="0" w:space="0" w:color="auto"/>
            <w:bottom w:val="none" w:sz="0" w:space="0" w:color="auto"/>
            <w:right w:val="none" w:sz="0" w:space="0" w:color="auto"/>
          </w:divBdr>
        </w:div>
        <w:div w:id="792943280">
          <w:marLeft w:val="0"/>
          <w:marRight w:val="0"/>
          <w:marTop w:val="0"/>
          <w:marBottom w:val="0"/>
          <w:divBdr>
            <w:top w:val="none" w:sz="0" w:space="0" w:color="auto"/>
            <w:left w:val="none" w:sz="0" w:space="0" w:color="auto"/>
            <w:bottom w:val="none" w:sz="0" w:space="0" w:color="auto"/>
            <w:right w:val="none" w:sz="0" w:space="0" w:color="auto"/>
          </w:divBdr>
        </w:div>
        <w:div w:id="1044404430">
          <w:marLeft w:val="0"/>
          <w:marRight w:val="0"/>
          <w:marTop w:val="0"/>
          <w:marBottom w:val="0"/>
          <w:divBdr>
            <w:top w:val="none" w:sz="0" w:space="0" w:color="auto"/>
            <w:left w:val="none" w:sz="0" w:space="0" w:color="auto"/>
            <w:bottom w:val="none" w:sz="0" w:space="0" w:color="auto"/>
            <w:right w:val="none" w:sz="0" w:space="0" w:color="auto"/>
          </w:divBdr>
        </w:div>
        <w:div w:id="1815557647">
          <w:marLeft w:val="0"/>
          <w:marRight w:val="0"/>
          <w:marTop w:val="0"/>
          <w:marBottom w:val="0"/>
          <w:divBdr>
            <w:top w:val="none" w:sz="0" w:space="0" w:color="auto"/>
            <w:left w:val="none" w:sz="0" w:space="0" w:color="auto"/>
            <w:bottom w:val="none" w:sz="0" w:space="0" w:color="auto"/>
            <w:right w:val="none" w:sz="0" w:space="0" w:color="auto"/>
          </w:divBdr>
        </w:div>
        <w:div w:id="1955401789">
          <w:marLeft w:val="0"/>
          <w:marRight w:val="0"/>
          <w:marTop w:val="0"/>
          <w:marBottom w:val="0"/>
          <w:divBdr>
            <w:top w:val="none" w:sz="0" w:space="0" w:color="auto"/>
            <w:left w:val="none" w:sz="0" w:space="0" w:color="auto"/>
            <w:bottom w:val="none" w:sz="0" w:space="0" w:color="auto"/>
            <w:right w:val="none" w:sz="0" w:space="0" w:color="auto"/>
          </w:divBdr>
        </w:div>
        <w:div w:id="53239419">
          <w:marLeft w:val="0"/>
          <w:marRight w:val="0"/>
          <w:marTop w:val="0"/>
          <w:marBottom w:val="0"/>
          <w:divBdr>
            <w:top w:val="none" w:sz="0" w:space="0" w:color="auto"/>
            <w:left w:val="none" w:sz="0" w:space="0" w:color="auto"/>
            <w:bottom w:val="none" w:sz="0" w:space="0" w:color="auto"/>
            <w:right w:val="none" w:sz="0" w:space="0" w:color="auto"/>
          </w:divBdr>
        </w:div>
        <w:div w:id="936329776">
          <w:marLeft w:val="0"/>
          <w:marRight w:val="0"/>
          <w:marTop w:val="0"/>
          <w:marBottom w:val="0"/>
          <w:divBdr>
            <w:top w:val="none" w:sz="0" w:space="0" w:color="auto"/>
            <w:left w:val="none" w:sz="0" w:space="0" w:color="auto"/>
            <w:bottom w:val="none" w:sz="0" w:space="0" w:color="auto"/>
            <w:right w:val="none" w:sz="0" w:space="0" w:color="auto"/>
          </w:divBdr>
        </w:div>
        <w:div w:id="1226718364">
          <w:marLeft w:val="0"/>
          <w:marRight w:val="0"/>
          <w:marTop w:val="0"/>
          <w:marBottom w:val="0"/>
          <w:divBdr>
            <w:top w:val="none" w:sz="0" w:space="0" w:color="auto"/>
            <w:left w:val="none" w:sz="0" w:space="0" w:color="auto"/>
            <w:bottom w:val="none" w:sz="0" w:space="0" w:color="auto"/>
            <w:right w:val="none" w:sz="0" w:space="0" w:color="auto"/>
          </w:divBdr>
        </w:div>
        <w:div w:id="1401830745">
          <w:marLeft w:val="0"/>
          <w:marRight w:val="0"/>
          <w:marTop w:val="0"/>
          <w:marBottom w:val="0"/>
          <w:divBdr>
            <w:top w:val="none" w:sz="0" w:space="0" w:color="auto"/>
            <w:left w:val="none" w:sz="0" w:space="0" w:color="auto"/>
            <w:bottom w:val="none" w:sz="0" w:space="0" w:color="auto"/>
            <w:right w:val="none" w:sz="0" w:space="0" w:color="auto"/>
          </w:divBdr>
        </w:div>
        <w:div w:id="199057467">
          <w:marLeft w:val="0"/>
          <w:marRight w:val="0"/>
          <w:marTop w:val="0"/>
          <w:marBottom w:val="0"/>
          <w:divBdr>
            <w:top w:val="none" w:sz="0" w:space="0" w:color="auto"/>
            <w:left w:val="none" w:sz="0" w:space="0" w:color="auto"/>
            <w:bottom w:val="none" w:sz="0" w:space="0" w:color="auto"/>
            <w:right w:val="none" w:sz="0" w:space="0" w:color="auto"/>
          </w:divBdr>
        </w:div>
        <w:div w:id="1684670923">
          <w:marLeft w:val="0"/>
          <w:marRight w:val="0"/>
          <w:marTop w:val="0"/>
          <w:marBottom w:val="0"/>
          <w:divBdr>
            <w:top w:val="none" w:sz="0" w:space="0" w:color="auto"/>
            <w:left w:val="none" w:sz="0" w:space="0" w:color="auto"/>
            <w:bottom w:val="none" w:sz="0" w:space="0" w:color="auto"/>
            <w:right w:val="none" w:sz="0" w:space="0" w:color="auto"/>
          </w:divBdr>
        </w:div>
        <w:div w:id="1039548509">
          <w:marLeft w:val="0"/>
          <w:marRight w:val="0"/>
          <w:marTop w:val="0"/>
          <w:marBottom w:val="0"/>
          <w:divBdr>
            <w:top w:val="none" w:sz="0" w:space="0" w:color="auto"/>
            <w:left w:val="none" w:sz="0" w:space="0" w:color="auto"/>
            <w:bottom w:val="none" w:sz="0" w:space="0" w:color="auto"/>
            <w:right w:val="none" w:sz="0" w:space="0" w:color="auto"/>
          </w:divBdr>
        </w:div>
        <w:div w:id="1462073865">
          <w:marLeft w:val="0"/>
          <w:marRight w:val="0"/>
          <w:marTop w:val="0"/>
          <w:marBottom w:val="0"/>
          <w:divBdr>
            <w:top w:val="none" w:sz="0" w:space="0" w:color="auto"/>
            <w:left w:val="none" w:sz="0" w:space="0" w:color="auto"/>
            <w:bottom w:val="none" w:sz="0" w:space="0" w:color="auto"/>
            <w:right w:val="none" w:sz="0" w:space="0" w:color="auto"/>
          </w:divBdr>
        </w:div>
        <w:div w:id="1715613520">
          <w:marLeft w:val="0"/>
          <w:marRight w:val="0"/>
          <w:marTop w:val="0"/>
          <w:marBottom w:val="0"/>
          <w:divBdr>
            <w:top w:val="none" w:sz="0" w:space="0" w:color="auto"/>
            <w:left w:val="none" w:sz="0" w:space="0" w:color="auto"/>
            <w:bottom w:val="none" w:sz="0" w:space="0" w:color="auto"/>
            <w:right w:val="none" w:sz="0" w:space="0" w:color="auto"/>
          </w:divBdr>
        </w:div>
        <w:div w:id="374279183">
          <w:marLeft w:val="0"/>
          <w:marRight w:val="0"/>
          <w:marTop w:val="0"/>
          <w:marBottom w:val="0"/>
          <w:divBdr>
            <w:top w:val="none" w:sz="0" w:space="0" w:color="auto"/>
            <w:left w:val="none" w:sz="0" w:space="0" w:color="auto"/>
            <w:bottom w:val="none" w:sz="0" w:space="0" w:color="auto"/>
            <w:right w:val="none" w:sz="0" w:space="0" w:color="auto"/>
          </w:divBdr>
        </w:div>
        <w:div w:id="827669071">
          <w:marLeft w:val="0"/>
          <w:marRight w:val="0"/>
          <w:marTop w:val="0"/>
          <w:marBottom w:val="0"/>
          <w:divBdr>
            <w:top w:val="none" w:sz="0" w:space="0" w:color="auto"/>
            <w:left w:val="none" w:sz="0" w:space="0" w:color="auto"/>
            <w:bottom w:val="none" w:sz="0" w:space="0" w:color="auto"/>
            <w:right w:val="none" w:sz="0" w:space="0" w:color="auto"/>
          </w:divBdr>
        </w:div>
        <w:div w:id="2060933766">
          <w:marLeft w:val="0"/>
          <w:marRight w:val="0"/>
          <w:marTop w:val="0"/>
          <w:marBottom w:val="0"/>
          <w:divBdr>
            <w:top w:val="none" w:sz="0" w:space="0" w:color="auto"/>
            <w:left w:val="none" w:sz="0" w:space="0" w:color="auto"/>
            <w:bottom w:val="none" w:sz="0" w:space="0" w:color="auto"/>
            <w:right w:val="none" w:sz="0" w:space="0" w:color="auto"/>
          </w:divBdr>
        </w:div>
        <w:div w:id="2014185473">
          <w:marLeft w:val="0"/>
          <w:marRight w:val="0"/>
          <w:marTop w:val="0"/>
          <w:marBottom w:val="0"/>
          <w:divBdr>
            <w:top w:val="none" w:sz="0" w:space="0" w:color="auto"/>
            <w:left w:val="none" w:sz="0" w:space="0" w:color="auto"/>
            <w:bottom w:val="none" w:sz="0" w:space="0" w:color="auto"/>
            <w:right w:val="none" w:sz="0" w:space="0" w:color="auto"/>
          </w:divBdr>
        </w:div>
        <w:div w:id="602227987">
          <w:marLeft w:val="0"/>
          <w:marRight w:val="0"/>
          <w:marTop w:val="0"/>
          <w:marBottom w:val="0"/>
          <w:divBdr>
            <w:top w:val="none" w:sz="0" w:space="0" w:color="auto"/>
            <w:left w:val="none" w:sz="0" w:space="0" w:color="auto"/>
            <w:bottom w:val="none" w:sz="0" w:space="0" w:color="auto"/>
            <w:right w:val="none" w:sz="0" w:space="0" w:color="auto"/>
          </w:divBdr>
        </w:div>
        <w:div w:id="2019504409">
          <w:marLeft w:val="0"/>
          <w:marRight w:val="0"/>
          <w:marTop w:val="0"/>
          <w:marBottom w:val="0"/>
          <w:divBdr>
            <w:top w:val="none" w:sz="0" w:space="0" w:color="auto"/>
            <w:left w:val="none" w:sz="0" w:space="0" w:color="auto"/>
            <w:bottom w:val="none" w:sz="0" w:space="0" w:color="auto"/>
            <w:right w:val="none" w:sz="0" w:space="0" w:color="auto"/>
          </w:divBdr>
        </w:div>
        <w:div w:id="396125839">
          <w:marLeft w:val="0"/>
          <w:marRight w:val="0"/>
          <w:marTop w:val="0"/>
          <w:marBottom w:val="0"/>
          <w:divBdr>
            <w:top w:val="none" w:sz="0" w:space="0" w:color="auto"/>
            <w:left w:val="none" w:sz="0" w:space="0" w:color="auto"/>
            <w:bottom w:val="none" w:sz="0" w:space="0" w:color="auto"/>
            <w:right w:val="none" w:sz="0" w:space="0" w:color="auto"/>
          </w:divBdr>
        </w:div>
      </w:divsChild>
    </w:div>
    <w:div w:id="732847642">
      <w:bodyDiv w:val="1"/>
      <w:marLeft w:val="0"/>
      <w:marRight w:val="0"/>
      <w:marTop w:val="0"/>
      <w:marBottom w:val="0"/>
      <w:divBdr>
        <w:top w:val="none" w:sz="0" w:space="0" w:color="auto"/>
        <w:left w:val="none" w:sz="0" w:space="0" w:color="auto"/>
        <w:bottom w:val="none" w:sz="0" w:space="0" w:color="auto"/>
        <w:right w:val="none" w:sz="0" w:space="0" w:color="auto"/>
      </w:divBdr>
    </w:div>
    <w:div w:id="855653550">
      <w:bodyDiv w:val="1"/>
      <w:marLeft w:val="0"/>
      <w:marRight w:val="0"/>
      <w:marTop w:val="0"/>
      <w:marBottom w:val="0"/>
      <w:divBdr>
        <w:top w:val="none" w:sz="0" w:space="0" w:color="auto"/>
        <w:left w:val="none" w:sz="0" w:space="0" w:color="auto"/>
        <w:bottom w:val="none" w:sz="0" w:space="0" w:color="auto"/>
        <w:right w:val="none" w:sz="0" w:space="0" w:color="auto"/>
      </w:divBdr>
    </w:div>
    <w:div w:id="1106777829">
      <w:bodyDiv w:val="1"/>
      <w:marLeft w:val="0"/>
      <w:marRight w:val="0"/>
      <w:marTop w:val="0"/>
      <w:marBottom w:val="0"/>
      <w:divBdr>
        <w:top w:val="none" w:sz="0" w:space="0" w:color="auto"/>
        <w:left w:val="none" w:sz="0" w:space="0" w:color="auto"/>
        <w:bottom w:val="none" w:sz="0" w:space="0" w:color="auto"/>
        <w:right w:val="none" w:sz="0" w:space="0" w:color="auto"/>
      </w:divBdr>
      <w:divsChild>
        <w:div w:id="421222510">
          <w:marLeft w:val="0"/>
          <w:marRight w:val="0"/>
          <w:marTop w:val="0"/>
          <w:marBottom w:val="0"/>
          <w:divBdr>
            <w:top w:val="none" w:sz="0" w:space="0" w:color="auto"/>
            <w:left w:val="none" w:sz="0" w:space="0" w:color="auto"/>
            <w:bottom w:val="none" w:sz="0" w:space="0" w:color="auto"/>
            <w:right w:val="none" w:sz="0" w:space="0" w:color="auto"/>
          </w:divBdr>
        </w:div>
        <w:div w:id="351228681">
          <w:marLeft w:val="0"/>
          <w:marRight w:val="0"/>
          <w:marTop w:val="0"/>
          <w:marBottom w:val="0"/>
          <w:divBdr>
            <w:top w:val="none" w:sz="0" w:space="0" w:color="auto"/>
            <w:left w:val="none" w:sz="0" w:space="0" w:color="auto"/>
            <w:bottom w:val="none" w:sz="0" w:space="0" w:color="auto"/>
            <w:right w:val="none" w:sz="0" w:space="0" w:color="auto"/>
          </w:divBdr>
        </w:div>
        <w:div w:id="810370150">
          <w:marLeft w:val="0"/>
          <w:marRight w:val="0"/>
          <w:marTop w:val="0"/>
          <w:marBottom w:val="0"/>
          <w:divBdr>
            <w:top w:val="none" w:sz="0" w:space="0" w:color="auto"/>
            <w:left w:val="none" w:sz="0" w:space="0" w:color="auto"/>
            <w:bottom w:val="none" w:sz="0" w:space="0" w:color="auto"/>
            <w:right w:val="none" w:sz="0" w:space="0" w:color="auto"/>
          </w:divBdr>
        </w:div>
        <w:div w:id="427312574">
          <w:marLeft w:val="0"/>
          <w:marRight w:val="0"/>
          <w:marTop w:val="0"/>
          <w:marBottom w:val="0"/>
          <w:divBdr>
            <w:top w:val="none" w:sz="0" w:space="0" w:color="auto"/>
            <w:left w:val="none" w:sz="0" w:space="0" w:color="auto"/>
            <w:bottom w:val="none" w:sz="0" w:space="0" w:color="auto"/>
            <w:right w:val="none" w:sz="0" w:space="0" w:color="auto"/>
          </w:divBdr>
        </w:div>
        <w:div w:id="423379412">
          <w:marLeft w:val="0"/>
          <w:marRight w:val="0"/>
          <w:marTop w:val="0"/>
          <w:marBottom w:val="0"/>
          <w:divBdr>
            <w:top w:val="none" w:sz="0" w:space="0" w:color="auto"/>
            <w:left w:val="none" w:sz="0" w:space="0" w:color="auto"/>
            <w:bottom w:val="none" w:sz="0" w:space="0" w:color="auto"/>
            <w:right w:val="none" w:sz="0" w:space="0" w:color="auto"/>
          </w:divBdr>
        </w:div>
        <w:div w:id="1828399310">
          <w:marLeft w:val="0"/>
          <w:marRight w:val="0"/>
          <w:marTop w:val="0"/>
          <w:marBottom w:val="0"/>
          <w:divBdr>
            <w:top w:val="none" w:sz="0" w:space="0" w:color="auto"/>
            <w:left w:val="none" w:sz="0" w:space="0" w:color="auto"/>
            <w:bottom w:val="none" w:sz="0" w:space="0" w:color="auto"/>
            <w:right w:val="none" w:sz="0" w:space="0" w:color="auto"/>
          </w:divBdr>
        </w:div>
        <w:div w:id="45417327">
          <w:marLeft w:val="0"/>
          <w:marRight w:val="0"/>
          <w:marTop w:val="0"/>
          <w:marBottom w:val="0"/>
          <w:divBdr>
            <w:top w:val="none" w:sz="0" w:space="0" w:color="auto"/>
            <w:left w:val="none" w:sz="0" w:space="0" w:color="auto"/>
            <w:bottom w:val="none" w:sz="0" w:space="0" w:color="auto"/>
            <w:right w:val="none" w:sz="0" w:space="0" w:color="auto"/>
          </w:divBdr>
        </w:div>
        <w:div w:id="930158047">
          <w:marLeft w:val="0"/>
          <w:marRight w:val="0"/>
          <w:marTop w:val="0"/>
          <w:marBottom w:val="0"/>
          <w:divBdr>
            <w:top w:val="none" w:sz="0" w:space="0" w:color="auto"/>
            <w:left w:val="none" w:sz="0" w:space="0" w:color="auto"/>
            <w:bottom w:val="none" w:sz="0" w:space="0" w:color="auto"/>
            <w:right w:val="none" w:sz="0" w:space="0" w:color="auto"/>
          </w:divBdr>
        </w:div>
        <w:div w:id="588121259">
          <w:marLeft w:val="0"/>
          <w:marRight w:val="0"/>
          <w:marTop w:val="0"/>
          <w:marBottom w:val="0"/>
          <w:divBdr>
            <w:top w:val="none" w:sz="0" w:space="0" w:color="auto"/>
            <w:left w:val="none" w:sz="0" w:space="0" w:color="auto"/>
            <w:bottom w:val="none" w:sz="0" w:space="0" w:color="auto"/>
            <w:right w:val="none" w:sz="0" w:space="0" w:color="auto"/>
          </w:divBdr>
        </w:div>
        <w:div w:id="444156269">
          <w:marLeft w:val="0"/>
          <w:marRight w:val="0"/>
          <w:marTop w:val="0"/>
          <w:marBottom w:val="0"/>
          <w:divBdr>
            <w:top w:val="none" w:sz="0" w:space="0" w:color="auto"/>
            <w:left w:val="none" w:sz="0" w:space="0" w:color="auto"/>
            <w:bottom w:val="none" w:sz="0" w:space="0" w:color="auto"/>
            <w:right w:val="none" w:sz="0" w:space="0" w:color="auto"/>
          </w:divBdr>
        </w:div>
        <w:div w:id="50614154">
          <w:marLeft w:val="0"/>
          <w:marRight w:val="0"/>
          <w:marTop w:val="0"/>
          <w:marBottom w:val="0"/>
          <w:divBdr>
            <w:top w:val="none" w:sz="0" w:space="0" w:color="auto"/>
            <w:left w:val="none" w:sz="0" w:space="0" w:color="auto"/>
            <w:bottom w:val="none" w:sz="0" w:space="0" w:color="auto"/>
            <w:right w:val="none" w:sz="0" w:space="0" w:color="auto"/>
          </w:divBdr>
        </w:div>
        <w:div w:id="1890602635">
          <w:marLeft w:val="0"/>
          <w:marRight w:val="0"/>
          <w:marTop w:val="0"/>
          <w:marBottom w:val="0"/>
          <w:divBdr>
            <w:top w:val="none" w:sz="0" w:space="0" w:color="auto"/>
            <w:left w:val="none" w:sz="0" w:space="0" w:color="auto"/>
            <w:bottom w:val="none" w:sz="0" w:space="0" w:color="auto"/>
            <w:right w:val="none" w:sz="0" w:space="0" w:color="auto"/>
          </w:divBdr>
        </w:div>
        <w:div w:id="1219777264">
          <w:marLeft w:val="0"/>
          <w:marRight w:val="0"/>
          <w:marTop w:val="0"/>
          <w:marBottom w:val="0"/>
          <w:divBdr>
            <w:top w:val="none" w:sz="0" w:space="0" w:color="auto"/>
            <w:left w:val="none" w:sz="0" w:space="0" w:color="auto"/>
            <w:bottom w:val="none" w:sz="0" w:space="0" w:color="auto"/>
            <w:right w:val="none" w:sz="0" w:space="0" w:color="auto"/>
          </w:divBdr>
        </w:div>
        <w:div w:id="1706130134">
          <w:marLeft w:val="0"/>
          <w:marRight w:val="0"/>
          <w:marTop w:val="0"/>
          <w:marBottom w:val="0"/>
          <w:divBdr>
            <w:top w:val="none" w:sz="0" w:space="0" w:color="auto"/>
            <w:left w:val="none" w:sz="0" w:space="0" w:color="auto"/>
            <w:bottom w:val="none" w:sz="0" w:space="0" w:color="auto"/>
            <w:right w:val="none" w:sz="0" w:space="0" w:color="auto"/>
          </w:divBdr>
        </w:div>
        <w:div w:id="547837148">
          <w:marLeft w:val="0"/>
          <w:marRight w:val="0"/>
          <w:marTop w:val="0"/>
          <w:marBottom w:val="0"/>
          <w:divBdr>
            <w:top w:val="none" w:sz="0" w:space="0" w:color="auto"/>
            <w:left w:val="none" w:sz="0" w:space="0" w:color="auto"/>
            <w:bottom w:val="none" w:sz="0" w:space="0" w:color="auto"/>
            <w:right w:val="none" w:sz="0" w:space="0" w:color="auto"/>
          </w:divBdr>
        </w:div>
        <w:div w:id="755202585">
          <w:marLeft w:val="0"/>
          <w:marRight w:val="0"/>
          <w:marTop w:val="0"/>
          <w:marBottom w:val="0"/>
          <w:divBdr>
            <w:top w:val="none" w:sz="0" w:space="0" w:color="auto"/>
            <w:left w:val="none" w:sz="0" w:space="0" w:color="auto"/>
            <w:bottom w:val="none" w:sz="0" w:space="0" w:color="auto"/>
            <w:right w:val="none" w:sz="0" w:space="0" w:color="auto"/>
          </w:divBdr>
        </w:div>
      </w:divsChild>
    </w:div>
    <w:div w:id="1254709269">
      <w:bodyDiv w:val="1"/>
      <w:marLeft w:val="0"/>
      <w:marRight w:val="0"/>
      <w:marTop w:val="0"/>
      <w:marBottom w:val="0"/>
      <w:divBdr>
        <w:top w:val="none" w:sz="0" w:space="0" w:color="auto"/>
        <w:left w:val="none" w:sz="0" w:space="0" w:color="auto"/>
        <w:bottom w:val="none" w:sz="0" w:space="0" w:color="auto"/>
        <w:right w:val="none" w:sz="0" w:space="0" w:color="auto"/>
      </w:divBdr>
      <w:divsChild>
        <w:div w:id="1841197719">
          <w:marLeft w:val="0"/>
          <w:marRight w:val="0"/>
          <w:marTop w:val="0"/>
          <w:marBottom w:val="0"/>
          <w:divBdr>
            <w:top w:val="none" w:sz="0" w:space="0" w:color="auto"/>
            <w:left w:val="none" w:sz="0" w:space="0" w:color="auto"/>
            <w:bottom w:val="none" w:sz="0" w:space="0" w:color="auto"/>
            <w:right w:val="none" w:sz="0" w:space="0" w:color="auto"/>
          </w:divBdr>
        </w:div>
        <w:div w:id="1002857390">
          <w:marLeft w:val="0"/>
          <w:marRight w:val="0"/>
          <w:marTop w:val="0"/>
          <w:marBottom w:val="0"/>
          <w:divBdr>
            <w:top w:val="none" w:sz="0" w:space="0" w:color="auto"/>
            <w:left w:val="none" w:sz="0" w:space="0" w:color="auto"/>
            <w:bottom w:val="none" w:sz="0" w:space="0" w:color="auto"/>
            <w:right w:val="none" w:sz="0" w:space="0" w:color="auto"/>
          </w:divBdr>
        </w:div>
        <w:div w:id="583563626">
          <w:marLeft w:val="0"/>
          <w:marRight w:val="0"/>
          <w:marTop w:val="0"/>
          <w:marBottom w:val="0"/>
          <w:divBdr>
            <w:top w:val="none" w:sz="0" w:space="0" w:color="auto"/>
            <w:left w:val="none" w:sz="0" w:space="0" w:color="auto"/>
            <w:bottom w:val="none" w:sz="0" w:space="0" w:color="auto"/>
            <w:right w:val="none" w:sz="0" w:space="0" w:color="auto"/>
          </w:divBdr>
        </w:div>
        <w:div w:id="236669175">
          <w:marLeft w:val="0"/>
          <w:marRight w:val="0"/>
          <w:marTop w:val="0"/>
          <w:marBottom w:val="0"/>
          <w:divBdr>
            <w:top w:val="none" w:sz="0" w:space="0" w:color="auto"/>
            <w:left w:val="none" w:sz="0" w:space="0" w:color="auto"/>
            <w:bottom w:val="none" w:sz="0" w:space="0" w:color="auto"/>
            <w:right w:val="none" w:sz="0" w:space="0" w:color="auto"/>
          </w:divBdr>
        </w:div>
        <w:div w:id="1010060778">
          <w:marLeft w:val="0"/>
          <w:marRight w:val="0"/>
          <w:marTop w:val="0"/>
          <w:marBottom w:val="0"/>
          <w:divBdr>
            <w:top w:val="none" w:sz="0" w:space="0" w:color="auto"/>
            <w:left w:val="none" w:sz="0" w:space="0" w:color="auto"/>
            <w:bottom w:val="none" w:sz="0" w:space="0" w:color="auto"/>
            <w:right w:val="none" w:sz="0" w:space="0" w:color="auto"/>
          </w:divBdr>
        </w:div>
        <w:div w:id="927157783">
          <w:marLeft w:val="0"/>
          <w:marRight w:val="0"/>
          <w:marTop w:val="0"/>
          <w:marBottom w:val="0"/>
          <w:divBdr>
            <w:top w:val="none" w:sz="0" w:space="0" w:color="auto"/>
            <w:left w:val="none" w:sz="0" w:space="0" w:color="auto"/>
            <w:bottom w:val="none" w:sz="0" w:space="0" w:color="auto"/>
            <w:right w:val="none" w:sz="0" w:space="0" w:color="auto"/>
          </w:divBdr>
        </w:div>
        <w:div w:id="1856654214">
          <w:marLeft w:val="0"/>
          <w:marRight w:val="0"/>
          <w:marTop w:val="0"/>
          <w:marBottom w:val="0"/>
          <w:divBdr>
            <w:top w:val="none" w:sz="0" w:space="0" w:color="auto"/>
            <w:left w:val="none" w:sz="0" w:space="0" w:color="auto"/>
            <w:bottom w:val="none" w:sz="0" w:space="0" w:color="auto"/>
            <w:right w:val="none" w:sz="0" w:space="0" w:color="auto"/>
          </w:divBdr>
        </w:div>
        <w:div w:id="1862670521">
          <w:marLeft w:val="0"/>
          <w:marRight w:val="0"/>
          <w:marTop w:val="0"/>
          <w:marBottom w:val="0"/>
          <w:divBdr>
            <w:top w:val="none" w:sz="0" w:space="0" w:color="auto"/>
            <w:left w:val="none" w:sz="0" w:space="0" w:color="auto"/>
            <w:bottom w:val="none" w:sz="0" w:space="0" w:color="auto"/>
            <w:right w:val="none" w:sz="0" w:space="0" w:color="auto"/>
          </w:divBdr>
        </w:div>
        <w:div w:id="1923023023">
          <w:marLeft w:val="0"/>
          <w:marRight w:val="0"/>
          <w:marTop w:val="0"/>
          <w:marBottom w:val="0"/>
          <w:divBdr>
            <w:top w:val="none" w:sz="0" w:space="0" w:color="auto"/>
            <w:left w:val="none" w:sz="0" w:space="0" w:color="auto"/>
            <w:bottom w:val="none" w:sz="0" w:space="0" w:color="auto"/>
            <w:right w:val="none" w:sz="0" w:space="0" w:color="auto"/>
          </w:divBdr>
        </w:div>
        <w:div w:id="1114904242">
          <w:marLeft w:val="0"/>
          <w:marRight w:val="0"/>
          <w:marTop w:val="0"/>
          <w:marBottom w:val="0"/>
          <w:divBdr>
            <w:top w:val="none" w:sz="0" w:space="0" w:color="auto"/>
            <w:left w:val="none" w:sz="0" w:space="0" w:color="auto"/>
            <w:bottom w:val="none" w:sz="0" w:space="0" w:color="auto"/>
            <w:right w:val="none" w:sz="0" w:space="0" w:color="auto"/>
          </w:divBdr>
        </w:div>
        <w:div w:id="703485408">
          <w:marLeft w:val="0"/>
          <w:marRight w:val="0"/>
          <w:marTop w:val="0"/>
          <w:marBottom w:val="0"/>
          <w:divBdr>
            <w:top w:val="none" w:sz="0" w:space="0" w:color="auto"/>
            <w:left w:val="none" w:sz="0" w:space="0" w:color="auto"/>
            <w:bottom w:val="none" w:sz="0" w:space="0" w:color="auto"/>
            <w:right w:val="none" w:sz="0" w:space="0" w:color="auto"/>
          </w:divBdr>
        </w:div>
        <w:div w:id="252013387">
          <w:marLeft w:val="0"/>
          <w:marRight w:val="0"/>
          <w:marTop w:val="0"/>
          <w:marBottom w:val="0"/>
          <w:divBdr>
            <w:top w:val="none" w:sz="0" w:space="0" w:color="auto"/>
            <w:left w:val="none" w:sz="0" w:space="0" w:color="auto"/>
            <w:bottom w:val="none" w:sz="0" w:space="0" w:color="auto"/>
            <w:right w:val="none" w:sz="0" w:space="0" w:color="auto"/>
          </w:divBdr>
        </w:div>
        <w:div w:id="1061514091">
          <w:marLeft w:val="0"/>
          <w:marRight w:val="0"/>
          <w:marTop w:val="0"/>
          <w:marBottom w:val="0"/>
          <w:divBdr>
            <w:top w:val="none" w:sz="0" w:space="0" w:color="auto"/>
            <w:left w:val="none" w:sz="0" w:space="0" w:color="auto"/>
            <w:bottom w:val="none" w:sz="0" w:space="0" w:color="auto"/>
            <w:right w:val="none" w:sz="0" w:space="0" w:color="auto"/>
          </w:divBdr>
        </w:div>
        <w:div w:id="517545673">
          <w:marLeft w:val="0"/>
          <w:marRight w:val="0"/>
          <w:marTop w:val="0"/>
          <w:marBottom w:val="0"/>
          <w:divBdr>
            <w:top w:val="none" w:sz="0" w:space="0" w:color="auto"/>
            <w:left w:val="none" w:sz="0" w:space="0" w:color="auto"/>
            <w:bottom w:val="none" w:sz="0" w:space="0" w:color="auto"/>
            <w:right w:val="none" w:sz="0" w:space="0" w:color="auto"/>
          </w:divBdr>
        </w:div>
        <w:div w:id="523179645">
          <w:marLeft w:val="0"/>
          <w:marRight w:val="0"/>
          <w:marTop w:val="0"/>
          <w:marBottom w:val="0"/>
          <w:divBdr>
            <w:top w:val="none" w:sz="0" w:space="0" w:color="auto"/>
            <w:left w:val="none" w:sz="0" w:space="0" w:color="auto"/>
            <w:bottom w:val="none" w:sz="0" w:space="0" w:color="auto"/>
            <w:right w:val="none" w:sz="0" w:space="0" w:color="auto"/>
          </w:divBdr>
        </w:div>
      </w:divsChild>
    </w:div>
    <w:div w:id="1320958074">
      <w:bodyDiv w:val="1"/>
      <w:marLeft w:val="0"/>
      <w:marRight w:val="0"/>
      <w:marTop w:val="0"/>
      <w:marBottom w:val="0"/>
      <w:divBdr>
        <w:top w:val="none" w:sz="0" w:space="0" w:color="auto"/>
        <w:left w:val="none" w:sz="0" w:space="0" w:color="auto"/>
        <w:bottom w:val="none" w:sz="0" w:space="0" w:color="auto"/>
        <w:right w:val="none" w:sz="0" w:space="0" w:color="auto"/>
      </w:divBdr>
      <w:divsChild>
        <w:div w:id="925505430">
          <w:marLeft w:val="0"/>
          <w:marRight w:val="0"/>
          <w:marTop w:val="0"/>
          <w:marBottom w:val="0"/>
          <w:divBdr>
            <w:top w:val="none" w:sz="0" w:space="0" w:color="auto"/>
            <w:left w:val="none" w:sz="0" w:space="0" w:color="auto"/>
            <w:bottom w:val="none" w:sz="0" w:space="0" w:color="auto"/>
            <w:right w:val="none" w:sz="0" w:space="0" w:color="auto"/>
          </w:divBdr>
        </w:div>
        <w:div w:id="1893693922">
          <w:marLeft w:val="0"/>
          <w:marRight w:val="0"/>
          <w:marTop w:val="0"/>
          <w:marBottom w:val="0"/>
          <w:divBdr>
            <w:top w:val="none" w:sz="0" w:space="0" w:color="auto"/>
            <w:left w:val="none" w:sz="0" w:space="0" w:color="auto"/>
            <w:bottom w:val="none" w:sz="0" w:space="0" w:color="auto"/>
            <w:right w:val="none" w:sz="0" w:space="0" w:color="auto"/>
          </w:divBdr>
        </w:div>
        <w:div w:id="72510571">
          <w:marLeft w:val="0"/>
          <w:marRight w:val="0"/>
          <w:marTop w:val="0"/>
          <w:marBottom w:val="0"/>
          <w:divBdr>
            <w:top w:val="none" w:sz="0" w:space="0" w:color="auto"/>
            <w:left w:val="none" w:sz="0" w:space="0" w:color="auto"/>
            <w:bottom w:val="none" w:sz="0" w:space="0" w:color="auto"/>
            <w:right w:val="none" w:sz="0" w:space="0" w:color="auto"/>
          </w:divBdr>
        </w:div>
        <w:div w:id="1743678593">
          <w:marLeft w:val="0"/>
          <w:marRight w:val="0"/>
          <w:marTop w:val="0"/>
          <w:marBottom w:val="0"/>
          <w:divBdr>
            <w:top w:val="none" w:sz="0" w:space="0" w:color="auto"/>
            <w:left w:val="none" w:sz="0" w:space="0" w:color="auto"/>
            <w:bottom w:val="none" w:sz="0" w:space="0" w:color="auto"/>
            <w:right w:val="none" w:sz="0" w:space="0" w:color="auto"/>
          </w:divBdr>
        </w:div>
        <w:div w:id="896936811">
          <w:marLeft w:val="0"/>
          <w:marRight w:val="0"/>
          <w:marTop w:val="0"/>
          <w:marBottom w:val="0"/>
          <w:divBdr>
            <w:top w:val="none" w:sz="0" w:space="0" w:color="auto"/>
            <w:left w:val="none" w:sz="0" w:space="0" w:color="auto"/>
            <w:bottom w:val="none" w:sz="0" w:space="0" w:color="auto"/>
            <w:right w:val="none" w:sz="0" w:space="0" w:color="auto"/>
          </w:divBdr>
        </w:div>
        <w:div w:id="1086465113">
          <w:marLeft w:val="0"/>
          <w:marRight w:val="0"/>
          <w:marTop w:val="0"/>
          <w:marBottom w:val="0"/>
          <w:divBdr>
            <w:top w:val="none" w:sz="0" w:space="0" w:color="auto"/>
            <w:left w:val="none" w:sz="0" w:space="0" w:color="auto"/>
            <w:bottom w:val="none" w:sz="0" w:space="0" w:color="auto"/>
            <w:right w:val="none" w:sz="0" w:space="0" w:color="auto"/>
          </w:divBdr>
        </w:div>
        <w:div w:id="72824581">
          <w:marLeft w:val="0"/>
          <w:marRight w:val="0"/>
          <w:marTop w:val="0"/>
          <w:marBottom w:val="0"/>
          <w:divBdr>
            <w:top w:val="none" w:sz="0" w:space="0" w:color="auto"/>
            <w:left w:val="none" w:sz="0" w:space="0" w:color="auto"/>
            <w:bottom w:val="none" w:sz="0" w:space="0" w:color="auto"/>
            <w:right w:val="none" w:sz="0" w:space="0" w:color="auto"/>
          </w:divBdr>
        </w:div>
        <w:div w:id="1094742275">
          <w:marLeft w:val="0"/>
          <w:marRight w:val="0"/>
          <w:marTop w:val="0"/>
          <w:marBottom w:val="0"/>
          <w:divBdr>
            <w:top w:val="none" w:sz="0" w:space="0" w:color="auto"/>
            <w:left w:val="none" w:sz="0" w:space="0" w:color="auto"/>
            <w:bottom w:val="none" w:sz="0" w:space="0" w:color="auto"/>
            <w:right w:val="none" w:sz="0" w:space="0" w:color="auto"/>
          </w:divBdr>
        </w:div>
        <w:div w:id="471095493">
          <w:marLeft w:val="0"/>
          <w:marRight w:val="0"/>
          <w:marTop w:val="0"/>
          <w:marBottom w:val="0"/>
          <w:divBdr>
            <w:top w:val="none" w:sz="0" w:space="0" w:color="auto"/>
            <w:left w:val="none" w:sz="0" w:space="0" w:color="auto"/>
            <w:bottom w:val="none" w:sz="0" w:space="0" w:color="auto"/>
            <w:right w:val="none" w:sz="0" w:space="0" w:color="auto"/>
          </w:divBdr>
        </w:div>
        <w:div w:id="682443090">
          <w:marLeft w:val="0"/>
          <w:marRight w:val="0"/>
          <w:marTop w:val="0"/>
          <w:marBottom w:val="0"/>
          <w:divBdr>
            <w:top w:val="none" w:sz="0" w:space="0" w:color="auto"/>
            <w:left w:val="none" w:sz="0" w:space="0" w:color="auto"/>
            <w:bottom w:val="none" w:sz="0" w:space="0" w:color="auto"/>
            <w:right w:val="none" w:sz="0" w:space="0" w:color="auto"/>
          </w:divBdr>
        </w:div>
        <w:div w:id="318921267">
          <w:marLeft w:val="0"/>
          <w:marRight w:val="0"/>
          <w:marTop w:val="0"/>
          <w:marBottom w:val="0"/>
          <w:divBdr>
            <w:top w:val="none" w:sz="0" w:space="0" w:color="auto"/>
            <w:left w:val="none" w:sz="0" w:space="0" w:color="auto"/>
            <w:bottom w:val="none" w:sz="0" w:space="0" w:color="auto"/>
            <w:right w:val="none" w:sz="0" w:space="0" w:color="auto"/>
          </w:divBdr>
        </w:div>
        <w:div w:id="1728190204">
          <w:marLeft w:val="0"/>
          <w:marRight w:val="0"/>
          <w:marTop w:val="0"/>
          <w:marBottom w:val="0"/>
          <w:divBdr>
            <w:top w:val="none" w:sz="0" w:space="0" w:color="auto"/>
            <w:left w:val="none" w:sz="0" w:space="0" w:color="auto"/>
            <w:bottom w:val="none" w:sz="0" w:space="0" w:color="auto"/>
            <w:right w:val="none" w:sz="0" w:space="0" w:color="auto"/>
          </w:divBdr>
        </w:div>
        <w:div w:id="1046754579">
          <w:marLeft w:val="0"/>
          <w:marRight w:val="0"/>
          <w:marTop w:val="0"/>
          <w:marBottom w:val="0"/>
          <w:divBdr>
            <w:top w:val="none" w:sz="0" w:space="0" w:color="auto"/>
            <w:left w:val="none" w:sz="0" w:space="0" w:color="auto"/>
            <w:bottom w:val="none" w:sz="0" w:space="0" w:color="auto"/>
            <w:right w:val="none" w:sz="0" w:space="0" w:color="auto"/>
          </w:divBdr>
        </w:div>
        <w:div w:id="594705188">
          <w:marLeft w:val="0"/>
          <w:marRight w:val="0"/>
          <w:marTop w:val="0"/>
          <w:marBottom w:val="0"/>
          <w:divBdr>
            <w:top w:val="none" w:sz="0" w:space="0" w:color="auto"/>
            <w:left w:val="none" w:sz="0" w:space="0" w:color="auto"/>
            <w:bottom w:val="none" w:sz="0" w:space="0" w:color="auto"/>
            <w:right w:val="none" w:sz="0" w:space="0" w:color="auto"/>
          </w:divBdr>
        </w:div>
        <w:div w:id="960306494">
          <w:marLeft w:val="0"/>
          <w:marRight w:val="0"/>
          <w:marTop w:val="0"/>
          <w:marBottom w:val="0"/>
          <w:divBdr>
            <w:top w:val="none" w:sz="0" w:space="0" w:color="auto"/>
            <w:left w:val="none" w:sz="0" w:space="0" w:color="auto"/>
            <w:bottom w:val="none" w:sz="0" w:space="0" w:color="auto"/>
            <w:right w:val="none" w:sz="0" w:space="0" w:color="auto"/>
          </w:divBdr>
        </w:div>
        <w:div w:id="1382679054">
          <w:marLeft w:val="0"/>
          <w:marRight w:val="0"/>
          <w:marTop w:val="0"/>
          <w:marBottom w:val="0"/>
          <w:divBdr>
            <w:top w:val="none" w:sz="0" w:space="0" w:color="auto"/>
            <w:left w:val="none" w:sz="0" w:space="0" w:color="auto"/>
            <w:bottom w:val="none" w:sz="0" w:space="0" w:color="auto"/>
            <w:right w:val="none" w:sz="0" w:space="0" w:color="auto"/>
          </w:divBdr>
        </w:div>
        <w:div w:id="1723095247">
          <w:marLeft w:val="0"/>
          <w:marRight w:val="0"/>
          <w:marTop w:val="0"/>
          <w:marBottom w:val="0"/>
          <w:divBdr>
            <w:top w:val="none" w:sz="0" w:space="0" w:color="auto"/>
            <w:left w:val="none" w:sz="0" w:space="0" w:color="auto"/>
            <w:bottom w:val="none" w:sz="0" w:space="0" w:color="auto"/>
            <w:right w:val="none" w:sz="0" w:space="0" w:color="auto"/>
          </w:divBdr>
        </w:div>
        <w:div w:id="799961356">
          <w:marLeft w:val="0"/>
          <w:marRight w:val="0"/>
          <w:marTop w:val="0"/>
          <w:marBottom w:val="0"/>
          <w:divBdr>
            <w:top w:val="none" w:sz="0" w:space="0" w:color="auto"/>
            <w:left w:val="none" w:sz="0" w:space="0" w:color="auto"/>
            <w:bottom w:val="none" w:sz="0" w:space="0" w:color="auto"/>
            <w:right w:val="none" w:sz="0" w:space="0" w:color="auto"/>
          </w:divBdr>
        </w:div>
        <w:div w:id="2077236748">
          <w:marLeft w:val="0"/>
          <w:marRight w:val="0"/>
          <w:marTop w:val="0"/>
          <w:marBottom w:val="0"/>
          <w:divBdr>
            <w:top w:val="none" w:sz="0" w:space="0" w:color="auto"/>
            <w:left w:val="none" w:sz="0" w:space="0" w:color="auto"/>
            <w:bottom w:val="none" w:sz="0" w:space="0" w:color="auto"/>
            <w:right w:val="none" w:sz="0" w:space="0" w:color="auto"/>
          </w:divBdr>
        </w:div>
        <w:div w:id="1319846460">
          <w:marLeft w:val="0"/>
          <w:marRight w:val="0"/>
          <w:marTop w:val="0"/>
          <w:marBottom w:val="0"/>
          <w:divBdr>
            <w:top w:val="none" w:sz="0" w:space="0" w:color="auto"/>
            <w:left w:val="none" w:sz="0" w:space="0" w:color="auto"/>
            <w:bottom w:val="none" w:sz="0" w:space="0" w:color="auto"/>
            <w:right w:val="none" w:sz="0" w:space="0" w:color="auto"/>
          </w:divBdr>
        </w:div>
        <w:div w:id="81338866">
          <w:marLeft w:val="0"/>
          <w:marRight w:val="0"/>
          <w:marTop w:val="0"/>
          <w:marBottom w:val="0"/>
          <w:divBdr>
            <w:top w:val="none" w:sz="0" w:space="0" w:color="auto"/>
            <w:left w:val="none" w:sz="0" w:space="0" w:color="auto"/>
            <w:bottom w:val="none" w:sz="0" w:space="0" w:color="auto"/>
            <w:right w:val="none" w:sz="0" w:space="0" w:color="auto"/>
          </w:divBdr>
        </w:div>
        <w:div w:id="1348170155">
          <w:marLeft w:val="0"/>
          <w:marRight w:val="0"/>
          <w:marTop w:val="0"/>
          <w:marBottom w:val="0"/>
          <w:divBdr>
            <w:top w:val="none" w:sz="0" w:space="0" w:color="auto"/>
            <w:left w:val="none" w:sz="0" w:space="0" w:color="auto"/>
            <w:bottom w:val="none" w:sz="0" w:space="0" w:color="auto"/>
            <w:right w:val="none" w:sz="0" w:space="0" w:color="auto"/>
          </w:divBdr>
        </w:div>
      </w:divsChild>
    </w:div>
    <w:div w:id="1521893243">
      <w:bodyDiv w:val="1"/>
      <w:marLeft w:val="0"/>
      <w:marRight w:val="0"/>
      <w:marTop w:val="0"/>
      <w:marBottom w:val="0"/>
      <w:divBdr>
        <w:top w:val="none" w:sz="0" w:space="0" w:color="auto"/>
        <w:left w:val="none" w:sz="0" w:space="0" w:color="auto"/>
        <w:bottom w:val="none" w:sz="0" w:space="0" w:color="auto"/>
        <w:right w:val="none" w:sz="0" w:space="0" w:color="auto"/>
      </w:divBdr>
      <w:divsChild>
        <w:div w:id="1832061399">
          <w:marLeft w:val="0"/>
          <w:marRight w:val="0"/>
          <w:marTop w:val="0"/>
          <w:marBottom w:val="0"/>
          <w:divBdr>
            <w:top w:val="none" w:sz="0" w:space="0" w:color="auto"/>
            <w:left w:val="none" w:sz="0" w:space="0" w:color="auto"/>
            <w:bottom w:val="none" w:sz="0" w:space="0" w:color="auto"/>
            <w:right w:val="none" w:sz="0" w:space="0" w:color="auto"/>
          </w:divBdr>
        </w:div>
      </w:divsChild>
    </w:div>
    <w:div w:id="1526289505">
      <w:bodyDiv w:val="1"/>
      <w:marLeft w:val="0"/>
      <w:marRight w:val="0"/>
      <w:marTop w:val="0"/>
      <w:marBottom w:val="0"/>
      <w:divBdr>
        <w:top w:val="none" w:sz="0" w:space="0" w:color="auto"/>
        <w:left w:val="none" w:sz="0" w:space="0" w:color="auto"/>
        <w:bottom w:val="none" w:sz="0" w:space="0" w:color="auto"/>
        <w:right w:val="none" w:sz="0" w:space="0" w:color="auto"/>
      </w:divBdr>
    </w:div>
    <w:div w:id="1987125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usgs.gov/centers/car-fl-water/science/climate-puerto-rico?qt-science_center_objects=0" TargetMode="Externa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dx.doi.org/10.21138/GF.592"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ndc.services.cdc.gov/case-definitions/leptospirosis-2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615E1-B999-4B7B-8079-2974D79E9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9821</Words>
  <Characters>55985</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A Munoz-Zanzi</dc:creator>
  <cp:lastModifiedBy>Caitlin Ward</cp:lastModifiedBy>
  <cp:revision>2</cp:revision>
  <cp:lastPrinted>2022-06-02T17:53:00Z</cp:lastPrinted>
  <dcterms:created xsi:type="dcterms:W3CDTF">2024-03-12T18:05:00Z</dcterms:created>
  <dcterms:modified xsi:type="dcterms:W3CDTF">2024-03-12T18:05:00Z</dcterms:modified>
</cp:coreProperties>
</file>